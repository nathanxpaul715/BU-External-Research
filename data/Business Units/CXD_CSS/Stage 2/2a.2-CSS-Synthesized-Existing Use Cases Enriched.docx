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FDE8" w14:textId="77777777" w:rsidR="00102A3C" w:rsidRPr="00102A3C" w:rsidRDefault="00102A3C" w:rsidP="00102A3C">
      <w:r w:rsidRPr="00102A3C">
        <w:t>Customer Support &amp; Services (CS&amp;S) AI Use Case Portfolio - Compressed Reference Document</w:t>
      </w:r>
    </w:p>
    <w:p w14:paraId="449B700B" w14:textId="77777777" w:rsidR="00102A3C" w:rsidRPr="00102A3C" w:rsidRDefault="00102A3C" w:rsidP="00102A3C">
      <w:r w:rsidRPr="00102A3C">
        <w:t>Executive Summary</w:t>
      </w:r>
    </w:p>
    <w:p w14:paraId="1A2629C5" w14:textId="77777777" w:rsidR="00102A3C" w:rsidRPr="00102A3C" w:rsidRDefault="00102A3C" w:rsidP="00102A3C">
      <w:r w:rsidRPr="00102A3C">
        <w:rPr>
          <w:b/>
          <w:bCs/>
        </w:rPr>
        <w:t>Business Function:</w:t>
      </w:r>
      <w:r w:rsidRPr="00102A3C">
        <w:t> Customer Support &amp; Services (CS&amp;S) - Customer Experience &amp; Digital Transformation (CXDT) and LatAm C2C Operations</w:t>
      </w:r>
    </w:p>
    <w:p w14:paraId="451D20E4" w14:textId="77777777" w:rsidR="00102A3C" w:rsidRPr="00102A3C" w:rsidRDefault="00102A3C" w:rsidP="00102A3C">
      <w:r w:rsidRPr="00102A3C">
        <w:rPr>
          <w:b/>
          <w:bCs/>
        </w:rPr>
        <w:t>Portfolio Overview:</w:t>
      </w:r>
      <w:r w:rsidRPr="00102A3C">
        <w:t> 25 AI use cases spanning agent productivity, customer self-service, knowledge management, and quality assurance across global operations (LatAm, US, APAC, EMEA)</w:t>
      </w:r>
    </w:p>
    <w:p w14:paraId="098398C2" w14:textId="77777777" w:rsidR="00102A3C" w:rsidRPr="00102A3C" w:rsidRDefault="00102A3C" w:rsidP="00102A3C">
      <w:r w:rsidRPr="00102A3C">
        <w:rPr>
          <w:b/>
          <w:bCs/>
        </w:rPr>
        <w:t>Implementation Distribution:</w:t>
      </w:r>
    </w:p>
    <w:p w14:paraId="1887FA5C" w14:textId="77777777" w:rsidR="00102A3C" w:rsidRPr="00102A3C" w:rsidRDefault="00102A3C" w:rsidP="00102A3C">
      <w:pPr>
        <w:numPr>
          <w:ilvl w:val="0"/>
          <w:numId w:val="1"/>
        </w:numPr>
      </w:pPr>
      <w:r w:rsidRPr="00102A3C">
        <w:t>Launch/Operational: 8 use cases</w:t>
      </w:r>
    </w:p>
    <w:p w14:paraId="339C5185" w14:textId="77777777" w:rsidR="00102A3C" w:rsidRPr="00102A3C" w:rsidRDefault="00102A3C" w:rsidP="00102A3C">
      <w:pPr>
        <w:numPr>
          <w:ilvl w:val="0"/>
          <w:numId w:val="1"/>
        </w:numPr>
      </w:pPr>
      <w:r w:rsidRPr="00102A3C">
        <w:t>Implementation: 2 use cases</w:t>
      </w:r>
    </w:p>
    <w:p w14:paraId="0EF03AB4" w14:textId="77777777" w:rsidR="00102A3C" w:rsidRPr="00102A3C" w:rsidRDefault="00102A3C" w:rsidP="00102A3C">
      <w:pPr>
        <w:numPr>
          <w:ilvl w:val="0"/>
          <w:numId w:val="1"/>
        </w:numPr>
      </w:pPr>
      <w:r w:rsidRPr="00102A3C">
        <w:t>Experimentation: 2 use cases</w:t>
      </w:r>
    </w:p>
    <w:p w14:paraId="3108C7A2" w14:textId="77777777" w:rsidR="00102A3C" w:rsidRPr="00102A3C" w:rsidRDefault="00102A3C" w:rsidP="00102A3C">
      <w:pPr>
        <w:numPr>
          <w:ilvl w:val="0"/>
          <w:numId w:val="1"/>
        </w:numPr>
      </w:pPr>
      <w:r w:rsidRPr="00102A3C">
        <w:t>Ideation: 13 use cases</w:t>
      </w:r>
    </w:p>
    <w:p w14:paraId="38DF6D31" w14:textId="77777777" w:rsidR="00102A3C" w:rsidRPr="00102A3C" w:rsidRDefault="00102A3C" w:rsidP="00102A3C">
      <w:r w:rsidRPr="00102A3C">
        <w:rPr>
          <w:b/>
          <w:bCs/>
        </w:rPr>
        <w:t>Technology Platforms:</w:t>
      </w:r>
      <w:r w:rsidRPr="00102A3C">
        <w:t> Salesforce Einstein GPT, Open Arena AI (TR proprietary), Azure OpenAI Service, WhatsApp Business API, Microsoft Copilot 365, Adobe AEM Cloud</w:t>
      </w:r>
    </w:p>
    <w:p w14:paraId="6E6CB462" w14:textId="77777777" w:rsidR="00102A3C" w:rsidRPr="00102A3C" w:rsidRDefault="00102A3C" w:rsidP="00102A3C">
      <w:r w:rsidRPr="00102A3C">
        <w:rPr>
          <w:b/>
          <w:bCs/>
        </w:rPr>
        <w:t>Strategic Themes:</w:t>
      </w:r>
    </w:p>
    <w:p w14:paraId="5B510DA9" w14:textId="77777777" w:rsidR="00102A3C" w:rsidRPr="00102A3C" w:rsidRDefault="00102A3C" w:rsidP="00102A3C">
      <w:pPr>
        <w:numPr>
          <w:ilvl w:val="0"/>
          <w:numId w:val="2"/>
        </w:numPr>
      </w:pPr>
      <w:r w:rsidRPr="00102A3C">
        <w:t>Agent augmentation and productivity (30-50% efficiency targets)</w:t>
      </w:r>
    </w:p>
    <w:p w14:paraId="4F85E230" w14:textId="77777777" w:rsidR="00102A3C" w:rsidRPr="00102A3C" w:rsidRDefault="00102A3C" w:rsidP="00102A3C">
      <w:pPr>
        <w:numPr>
          <w:ilvl w:val="0"/>
          <w:numId w:val="2"/>
        </w:numPr>
      </w:pPr>
      <w:r w:rsidRPr="00102A3C">
        <w:t>Self-service deflection (37-60% deflection rates)</w:t>
      </w:r>
    </w:p>
    <w:p w14:paraId="5E432473" w14:textId="77777777" w:rsidR="00102A3C" w:rsidRPr="00102A3C" w:rsidRDefault="00102A3C" w:rsidP="00102A3C">
      <w:pPr>
        <w:numPr>
          <w:ilvl w:val="0"/>
          <w:numId w:val="2"/>
        </w:numPr>
      </w:pPr>
      <w:r w:rsidRPr="00102A3C">
        <w:t>Knowledge democratization and content acceleration</w:t>
      </w:r>
    </w:p>
    <w:p w14:paraId="50DA47E3" w14:textId="77777777" w:rsidR="00102A3C" w:rsidRPr="00102A3C" w:rsidRDefault="00102A3C" w:rsidP="00102A3C">
      <w:pPr>
        <w:numPr>
          <w:ilvl w:val="0"/>
          <w:numId w:val="2"/>
        </w:numPr>
      </w:pPr>
      <w:r w:rsidRPr="00102A3C">
        <w:t>Quality assurance automation (100% coverage vs. 2-5% sampling)</w:t>
      </w:r>
    </w:p>
    <w:p w14:paraId="6104AFD2" w14:textId="77777777" w:rsidR="00102A3C" w:rsidRPr="00102A3C" w:rsidRDefault="00102A3C" w:rsidP="00102A3C">
      <w:pPr>
        <w:numPr>
          <w:ilvl w:val="0"/>
          <w:numId w:val="2"/>
        </w:numPr>
      </w:pPr>
      <w:r w:rsidRPr="00102A3C">
        <w:t>Multilingual support (Portuguese, Spanish, English)</w:t>
      </w:r>
    </w:p>
    <w:p w14:paraId="0BD9FBC3" w14:textId="77777777" w:rsidR="00102A3C" w:rsidRPr="00102A3C" w:rsidRDefault="00102A3C" w:rsidP="00102A3C">
      <w:r w:rsidRPr="00102A3C">
        <w:rPr>
          <w:b/>
          <w:bCs/>
        </w:rPr>
        <w:t>Overall Business Impact:</w:t>
      </w:r>
    </w:p>
    <w:p w14:paraId="449C0D9B" w14:textId="77777777" w:rsidR="00102A3C" w:rsidRPr="00102A3C" w:rsidRDefault="00102A3C" w:rsidP="00102A3C">
      <w:pPr>
        <w:numPr>
          <w:ilvl w:val="0"/>
          <w:numId w:val="3"/>
        </w:numPr>
      </w:pPr>
      <w:r w:rsidRPr="00102A3C">
        <w:t>Target: Reduce annual team expansion needs by 2/3 (2023-2026)</w:t>
      </w:r>
    </w:p>
    <w:p w14:paraId="31C2BBC4" w14:textId="77777777" w:rsidR="00102A3C" w:rsidRPr="00102A3C" w:rsidRDefault="00102A3C" w:rsidP="00102A3C">
      <w:pPr>
        <w:numPr>
          <w:ilvl w:val="0"/>
          <w:numId w:val="3"/>
        </w:numPr>
      </w:pPr>
      <w:r w:rsidRPr="00102A3C">
        <w:t>Current Savings: $1.5M+ annualized across deployed use cases</w:t>
      </w:r>
    </w:p>
    <w:p w14:paraId="16AA1A7C" w14:textId="77777777" w:rsidR="00102A3C" w:rsidRPr="00102A3C" w:rsidRDefault="00102A3C" w:rsidP="00102A3C">
      <w:pPr>
        <w:numPr>
          <w:ilvl w:val="0"/>
          <w:numId w:val="3"/>
        </w:numPr>
      </w:pPr>
      <w:r w:rsidRPr="00102A3C">
        <w:t>Projected Full Portfolio Value: $8-12M annually at scale</w:t>
      </w:r>
    </w:p>
    <w:p w14:paraId="16C6B714" w14:textId="77777777" w:rsidR="00102A3C" w:rsidRPr="00102A3C" w:rsidRDefault="00102A3C" w:rsidP="00102A3C">
      <w:pPr>
        <w:numPr>
          <w:ilvl w:val="0"/>
          <w:numId w:val="3"/>
        </w:numPr>
      </w:pPr>
      <w:r w:rsidRPr="00102A3C">
        <w:t>Total Investment: ~$3-5M across all initiatives</w:t>
      </w:r>
    </w:p>
    <w:p w14:paraId="606A3E4D" w14:textId="77777777" w:rsidR="00102A3C" w:rsidRPr="00102A3C" w:rsidRDefault="00102A3C" w:rsidP="00102A3C">
      <w:pPr>
        <w:numPr>
          <w:ilvl w:val="0"/>
          <w:numId w:val="3"/>
        </w:numPr>
      </w:pPr>
      <w:r w:rsidRPr="00102A3C">
        <w:t>Aggregate ROI: 200-350% over 3 years</w:t>
      </w:r>
    </w:p>
    <w:p w14:paraId="66E4E71D" w14:textId="77777777" w:rsidR="00102A3C" w:rsidRPr="00102A3C" w:rsidRDefault="00102A3C" w:rsidP="00102A3C">
      <w:r w:rsidRPr="00102A3C">
        <w:lastRenderedPageBreak/>
        <w:pict w14:anchorId="05099305">
          <v:rect id="_x0000_i1025" style="width:0;height:0" o:hralign="center" o:hrstd="t" o:hr="t" fillcolor="#a0a0a0" stroked="f"/>
        </w:pict>
      </w:r>
    </w:p>
    <w:p w14:paraId="768326E3" w14:textId="77777777" w:rsidR="00102A3C" w:rsidRPr="00102A3C" w:rsidRDefault="00102A3C" w:rsidP="00102A3C">
      <w:r w:rsidRPr="00102A3C">
        <w:t>Use Case Quick Reference Matrix</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38"/>
        <w:gridCol w:w="995"/>
        <w:gridCol w:w="1522"/>
        <w:gridCol w:w="1481"/>
        <w:gridCol w:w="1202"/>
        <w:gridCol w:w="1150"/>
        <w:gridCol w:w="1407"/>
        <w:gridCol w:w="955"/>
      </w:tblGrid>
      <w:tr w:rsidR="00102A3C" w:rsidRPr="00102A3C" w14:paraId="2C6FA139" w14:textId="77777777" w:rsidTr="00102A3C">
        <w:trPr>
          <w:tblHeader/>
        </w:trPr>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077CD20" w14:textId="77777777" w:rsidR="00102A3C" w:rsidRPr="00102A3C" w:rsidRDefault="00102A3C" w:rsidP="00102A3C">
            <w:pPr>
              <w:rPr>
                <w:b/>
                <w:bCs/>
              </w:rPr>
            </w:pPr>
            <w:r w:rsidRPr="00102A3C">
              <w:rPr>
                <w:b/>
                <w:bCs/>
              </w:rPr>
              <w:t>UC-ID</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F050570" w14:textId="77777777" w:rsidR="00102A3C" w:rsidRPr="00102A3C" w:rsidRDefault="00102A3C" w:rsidP="00102A3C">
            <w:pPr>
              <w:rPr>
                <w:b/>
                <w:bCs/>
              </w:rPr>
            </w:pPr>
            <w:r w:rsidRPr="00102A3C">
              <w:rPr>
                <w:b/>
                <w:bCs/>
              </w:rPr>
              <w:t>Function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EAE7818" w14:textId="77777777" w:rsidR="00102A3C" w:rsidRPr="00102A3C" w:rsidRDefault="00102A3C" w:rsidP="00102A3C">
            <w:pPr>
              <w:rPr>
                <w:b/>
                <w:bCs/>
              </w:rPr>
            </w:pPr>
            <w:r w:rsidRPr="00102A3C">
              <w:rPr>
                <w:b/>
                <w:bCs/>
              </w:rPr>
              <w:t>Original Name → Enriched Name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6422BD4" w14:textId="77777777" w:rsidR="00102A3C" w:rsidRPr="00102A3C" w:rsidRDefault="00102A3C" w:rsidP="00102A3C">
            <w:pPr>
              <w:rPr>
                <w:b/>
                <w:bCs/>
              </w:rPr>
            </w:pPr>
            <w:r w:rsidRPr="00102A3C">
              <w:rPr>
                <w:b/>
                <w:bCs/>
              </w:rPr>
              <w:t>Stage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3982847" w14:textId="77777777" w:rsidR="00102A3C" w:rsidRPr="00102A3C" w:rsidRDefault="00102A3C" w:rsidP="00102A3C">
            <w:pPr>
              <w:rPr>
                <w:b/>
                <w:bCs/>
              </w:rPr>
            </w:pPr>
            <w:r w:rsidRPr="00102A3C">
              <w:rPr>
                <w:b/>
                <w:bCs/>
              </w:rPr>
              <w:t>Platform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F4DF17B" w14:textId="77777777" w:rsidR="00102A3C" w:rsidRPr="00102A3C" w:rsidRDefault="00102A3C" w:rsidP="00102A3C">
            <w:pPr>
              <w:rPr>
                <w:b/>
                <w:bCs/>
              </w:rPr>
            </w:pPr>
            <w:r w:rsidRPr="00102A3C">
              <w:rPr>
                <w:b/>
                <w:bCs/>
              </w:rPr>
              <w:t>Users/FTE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C35AC51" w14:textId="77777777" w:rsidR="00102A3C" w:rsidRPr="00102A3C" w:rsidRDefault="00102A3C" w:rsidP="00102A3C">
            <w:pPr>
              <w:rPr>
                <w:b/>
                <w:bCs/>
              </w:rPr>
            </w:pPr>
            <w:r w:rsidRPr="00102A3C">
              <w:rPr>
                <w:b/>
                <w:bCs/>
              </w:rPr>
              <w:t>Key Metrics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2204E7C" w14:textId="77777777" w:rsidR="00102A3C" w:rsidRPr="00102A3C" w:rsidRDefault="00102A3C" w:rsidP="00102A3C">
            <w:pPr>
              <w:rPr>
                <w:b/>
                <w:bCs/>
              </w:rPr>
            </w:pPr>
            <w:r w:rsidRPr="00102A3C">
              <w:rPr>
                <w:b/>
                <w:bCs/>
              </w:rPr>
              <w:t>Priority</w:t>
            </w:r>
          </w:p>
        </w:tc>
      </w:tr>
      <w:tr w:rsidR="00102A3C" w:rsidRPr="00102A3C" w14:paraId="3FB56C9D"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188C7B3" w14:textId="77777777" w:rsidR="00102A3C" w:rsidRPr="00102A3C" w:rsidRDefault="00102A3C" w:rsidP="00102A3C">
            <w:r w:rsidRPr="00102A3C">
              <w:t>UC-001</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761ED28" w14:textId="77777777" w:rsidR="00102A3C" w:rsidRPr="00102A3C" w:rsidRDefault="00102A3C" w:rsidP="00102A3C">
            <w:r w:rsidRPr="00102A3C">
              <w:t>CXDT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2D3C3D0" w14:textId="77777777" w:rsidR="00102A3C" w:rsidRPr="00102A3C" w:rsidRDefault="00102A3C" w:rsidP="00102A3C">
            <w:r w:rsidRPr="00102A3C">
              <w:t>Agent Productivity: Salesforce Einstein → Intelligent Agent Augmentation Platform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10BE9D1" w14:textId="77777777" w:rsidR="00102A3C" w:rsidRPr="00102A3C" w:rsidRDefault="00102A3C" w:rsidP="00102A3C">
            <w:r w:rsidRPr="00102A3C">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115B5F0" w14:textId="77777777" w:rsidR="00102A3C" w:rsidRPr="00102A3C" w:rsidRDefault="00102A3C" w:rsidP="00102A3C">
            <w:r w:rsidRPr="00102A3C">
              <w:t>Salesforce Einstein GPT + Azure OpenAI</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8F1AF2D" w14:textId="77777777" w:rsidR="00102A3C" w:rsidRPr="00102A3C" w:rsidRDefault="00102A3C" w:rsidP="00102A3C">
            <w:r w:rsidRPr="00102A3C">
              <w:t>821 users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ADA15E9" w14:textId="77777777" w:rsidR="00102A3C" w:rsidRPr="00102A3C" w:rsidRDefault="00102A3C" w:rsidP="00102A3C">
            <w:r w:rsidRPr="00102A3C">
              <w:t>17% volume increase, 8-10% AHT reduction, $638K savings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B8746D6" w14:textId="77777777" w:rsidR="00102A3C" w:rsidRPr="00102A3C" w:rsidRDefault="00102A3C" w:rsidP="00102A3C">
            <w:r w:rsidRPr="00102A3C">
              <w:t>HIGH</w:t>
            </w:r>
          </w:p>
        </w:tc>
      </w:tr>
      <w:tr w:rsidR="00102A3C" w:rsidRPr="00102A3C" w14:paraId="597450FB"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E149A07" w14:textId="77777777" w:rsidR="00102A3C" w:rsidRPr="00102A3C" w:rsidRDefault="00102A3C" w:rsidP="00102A3C">
            <w:r w:rsidRPr="00102A3C">
              <w:t>UC-002</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765D3F6" w14:textId="77777777" w:rsidR="00102A3C" w:rsidRPr="00102A3C" w:rsidRDefault="00102A3C" w:rsidP="00102A3C">
            <w:r w:rsidRPr="00102A3C">
              <w:t>CXDT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88160E7" w14:textId="77777777" w:rsidR="00102A3C" w:rsidRPr="00102A3C" w:rsidRDefault="00102A3C" w:rsidP="00102A3C">
            <w:r w:rsidRPr="00102A3C">
              <w:t>Agent Knowledge: Einstein Knowledge → Intelligent Knowledge Discovery Platform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66F6446" w14:textId="77777777" w:rsidR="00102A3C" w:rsidRPr="00102A3C" w:rsidRDefault="00102A3C" w:rsidP="00102A3C">
            <w:r w:rsidRPr="00102A3C">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A66898E" w14:textId="77777777" w:rsidR="00102A3C" w:rsidRPr="00102A3C" w:rsidRDefault="00102A3C" w:rsidP="00102A3C">
            <w:r w:rsidRPr="00102A3C">
              <w:t>Salesforce Einstein Knowledge + AEM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AB7C1EF" w14:textId="77777777" w:rsidR="00102A3C" w:rsidRPr="00102A3C" w:rsidRDefault="00102A3C" w:rsidP="00102A3C">
            <w:r w:rsidRPr="00102A3C">
              <w:t>360 users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697D441" w14:textId="77777777" w:rsidR="00102A3C" w:rsidRPr="00102A3C" w:rsidRDefault="00102A3C" w:rsidP="00102A3C">
            <w:r w:rsidRPr="00102A3C">
              <w:t>3-4pp FCR improvement, 50-70% search time reduction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9B680B4" w14:textId="77777777" w:rsidR="00102A3C" w:rsidRPr="00102A3C" w:rsidRDefault="00102A3C" w:rsidP="00102A3C">
            <w:r w:rsidRPr="00102A3C">
              <w:t>HIGH</w:t>
            </w:r>
          </w:p>
        </w:tc>
      </w:tr>
      <w:tr w:rsidR="00102A3C" w:rsidRPr="00102A3C" w14:paraId="62FDE197"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E5393FC" w14:textId="77777777" w:rsidR="00102A3C" w:rsidRPr="00102A3C" w:rsidRDefault="00102A3C" w:rsidP="00102A3C">
            <w:r w:rsidRPr="00102A3C">
              <w:t>UC-003</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7610C7A" w14:textId="77777777" w:rsidR="00102A3C" w:rsidRPr="00102A3C" w:rsidRDefault="00102A3C" w:rsidP="00102A3C">
            <w:r w:rsidRPr="00102A3C">
              <w:t>CXDT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1288DAB" w14:textId="77777777" w:rsidR="00102A3C" w:rsidRPr="00102A3C" w:rsidRDefault="00102A3C" w:rsidP="00102A3C">
            <w:r w:rsidRPr="00102A3C">
              <w:t>Agent Knowledge: Intelligent Assistant → Open Arena Multi-Product Knowledge Platform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BCFC1CC" w14:textId="77777777" w:rsidR="00102A3C" w:rsidRPr="00102A3C" w:rsidRDefault="00102A3C" w:rsidP="00102A3C">
            <w:r w:rsidRPr="00102A3C">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C4A7F82" w14:textId="77777777" w:rsidR="00102A3C" w:rsidRPr="00102A3C" w:rsidRDefault="00102A3C" w:rsidP="00102A3C">
            <w:r w:rsidRPr="00102A3C">
              <w:t>Open Arena AI (proprietary)</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10A743F" w14:textId="77777777" w:rsidR="00102A3C" w:rsidRPr="00102A3C" w:rsidRDefault="00102A3C" w:rsidP="00102A3C">
            <w:r w:rsidRPr="00102A3C">
              <w:t>200 users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91A5C71" w14:textId="77777777" w:rsidR="00102A3C" w:rsidRPr="00102A3C" w:rsidRDefault="00102A3C" w:rsidP="00102A3C">
            <w:r w:rsidRPr="00102A3C">
              <w:t>14% AHT reduction, 72% response adequacy</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35946CD" w14:textId="77777777" w:rsidR="00102A3C" w:rsidRPr="00102A3C" w:rsidRDefault="00102A3C" w:rsidP="00102A3C">
            <w:r w:rsidRPr="00102A3C">
              <w:t>HIGH</w:t>
            </w:r>
          </w:p>
        </w:tc>
      </w:tr>
      <w:tr w:rsidR="00102A3C" w:rsidRPr="00102A3C" w14:paraId="7C5F63B0"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0C443C2" w14:textId="77777777" w:rsidR="00102A3C" w:rsidRPr="00102A3C" w:rsidRDefault="00102A3C" w:rsidP="00102A3C">
            <w:r w:rsidRPr="00102A3C">
              <w:lastRenderedPageBreak/>
              <w:t>UC-004</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4684484"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F194A07" w14:textId="77777777" w:rsidR="00102A3C" w:rsidRPr="00102A3C" w:rsidRDefault="00102A3C" w:rsidP="00102A3C">
            <w:r w:rsidRPr="00102A3C">
              <w:t>Customer Self-Service: WhatsApp Support → AI-Powered WhatsApp Platform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839D2B9" w14:textId="77777777" w:rsidR="00102A3C" w:rsidRPr="00102A3C" w:rsidRDefault="00102A3C" w:rsidP="00102A3C">
            <w:r w:rsidRPr="00102A3C">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D55D781" w14:textId="77777777" w:rsidR="00102A3C" w:rsidRPr="00102A3C" w:rsidRDefault="00102A3C" w:rsidP="00102A3C">
            <w:r w:rsidRPr="00102A3C">
              <w:t>Open Arena + WhatsApp Business API</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139309B" w14:textId="77777777" w:rsidR="00102A3C" w:rsidRPr="00102A3C" w:rsidRDefault="00102A3C" w:rsidP="00102A3C">
            <w:r w:rsidRPr="00102A3C">
              <w:t>195 FTE coverage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A0A5B64" w14:textId="77777777" w:rsidR="00102A3C" w:rsidRPr="00102A3C" w:rsidRDefault="00102A3C" w:rsidP="00102A3C">
            <w:r w:rsidRPr="00102A3C">
              <w:t>37% deflection, 51% automation, $1.2M savings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A60BDD5" w14:textId="77777777" w:rsidR="00102A3C" w:rsidRPr="00102A3C" w:rsidRDefault="00102A3C" w:rsidP="00102A3C">
            <w:r w:rsidRPr="00102A3C">
              <w:t>HIGH</w:t>
            </w:r>
          </w:p>
        </w:tc>
      </w:tr>
      <w:tr w:rsidR="00102A3C" w:rsidRPr="00102A3C" w14:paraId="738062CB"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2804E38" w14:textId="77777777" w:rsidR="00102A3C" w:rsidRPr="00102A3C" w:rsidRDefault="00102A3C" w:rsidP="00102A3C">
            <w:r w:rsidRPr="00102A3C">
              <w:t>UC-005</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F45C124"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20F5339" w14:textId="77777777" w:rsidR="00102A3C" w:rsidRPr="00102A3C" w:rsidRDefault="00102A3C" w:rsidP="00102A3C">
            <w:r w:rsidRPr="00102A3C">
              <w:t>Internal Productivity: Content Acceleration → AI-Powered Knowledge Base Publishing</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0F8A70B" w14:textId="77777777" w:rsidR="00102A3C" w:rsidRPr="00102A3C" w:rsidRDefault="00102A3C" w:rsidP="00102A3C">
            <w:r w:rsidRPr="00102A3C">
              <w:t>Experimentation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E2D3C37" w14:textId="77777777" w:rsidR="00102A3C" w:rsidRPr="00102A3C" w:rsidRDefault="00102A3C" w:rsidP="00102A3C">
            <w:r w:rsidRPr="00102A3C">
              <w:t>Microsoft Copilot 365 + Adobe AEM Cloud</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86C0769" w14:textId="77777777" w:rsidR="00102A3C" w:rsidRPr="00102A3C" w:rsidRDefault="00102A3C" w:rsidP="00102A3C">
            <w:r w:rsidRPr="00102A3C">
              <w:t>11 FTE content team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36523AE" w14:textId="77777777" w:rsidR="00102A3C" w:rsidRPr="00102A3C" w:rsidRDefault="00102A3C" w:rsidP="00102A3C">
            <w:r w:rsidRPr="00102A3C">
              <w:t>3-5x output acceleration target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A16B091" w14:textId="77777777" w:rsidR="00102A3C" w:rsidRPr="00102A3C" w:rsidRDefault="00102A3C" w:rsidP="00102A3C">
            <w:r w:rsidRPr="00102A3C">
              <w:t>MEDIUM</w:t>
            </w:r>
          </w:p>
        </w:tc>
      </w:tr>
      <w:tr w:rsidR="00102A3C" w:rsidRPr="00102A3C" w14:paraId="224B1542"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F5B07D3" w14:textId="77777777" w:rsidR="00102A3C" w:rsidRPr="00102A3C" w:rsidRDefault="00102A3C" w:rsidP="00102A3C">
            <w:r w:rsidRPr="00102A3C">
              <w:t>UC-006</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247E9B8" w14:textId="77777777" w:rsidR="00102A3C" w:rsidRPr="00102A3C" w:rsidRDefault="00102A3C" w:rsidP="00102A3C">
            <w:r w:rsidRPr="00102A3C">
              <w:t>CXDT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BDDF6F0" w14:textId="77777777" w:rsidR="00102A3C" w:rsidRPr="00102A3C" w:rsidRDefault="00102A3C" w:rsidP="00102A3C">
            <w:r w:rsidRPr="00102A3C">
              <w:t>Agent Productivity: Service Cloud Voice → Unified Cloud Telephony &amp; AI Intelligence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D57066B" w14:textId="77777777" w:rsidR="00102A3C" w:rsidRPr="00102A3C" w:rsidRDefault="00102A3C" w:rsidP="00102A3C">
            <w:r w:rsidRPr="00102A3C">
              <w:t>Implementation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E9E0E4F" w14:textId="77777777" w:rsidR="00102A3C" w:rsidRPr="00102A3C" w:rsidRDefault="00102A3C" w:rsidP="00102A3C">
            <w:r w:rsidRPr="00102A3C">
              <w:t>Genesys Cloud + Salesforce Voice + Einstein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097EBEE" w14:textId="77777777" w:rsidR="00102A3C" w:rsidRPr="00102A3C" w:rsidRDefault="00102A3C" w:rsidP="00102A3C">
            <w:r w:rsidRPr="00102A3C">
              <w:t>157 FTE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F42CD6C" w14:textId="77777777" w:rsidR="00102A3C" w:rsidRPr="00102A3C" w:rsidRDefault="00102A3C" w:rsidP="00102A3C">
            <w:r w:rsidRPr="00102A3C">
              <w:t>Project on hold for Agentforce prioritization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0CF7869" w14:textId="77777777" w:rsidR="00102A3C" w:rsidRPr="00102A3C" w:rsidRDefault="00102A3C" w:rsidP="00102A3C">
            <w:r w:rsidRPr="00102A3C">
              <w:t>MEDIUM</w:t>
            </w:r>
          </w:p>
        </w:tc>
      </w:tr>
      <w:tr w:rsidR="00102A3C" w:rsidRPr="00102A3C" w14:paraId="699FD3E9"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57B58E6" w14:textId="77777777" w:rsidR="00102A3C" w:rsidRPr="00102A3C" w:rsidRDefault="00102A3C" w:rsidP="00102A3C">
            <w:r w:rsidRPr="00102A3C">
              <w:lastRenderedPageBreak/>
              <w:t>UC-007</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80E33D0"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3E69E9C" w14:textId="77777777" w:rsidR="00102A3C" w:rsidRPr="00102A3C" w:rsidRDefault="00102A3C" w:rsidP="00102A3C">
            <w:r w:rsidRPr="00102A3C">
              <w:t>Customer Self-Service: Extend WhatsApp → Global WhatsApp Expansion (India)</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15F9DAA" w14:textId="77777777" w:rsidR="00102A3C" w:rsidRPr="00102A3C" w:rsidRDefault="00102A3C" w:rsidP="00102A3C">
            <w:r w:rsidRPr="00102A3C">
              <w:t>Not Implemented</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C30582D" w14:textId="77777777" w:rsidR="00102A3C" w:rsidRPr="00102A3C" w:rsidRDefault="00102A3C" w:rsidP="00102A3C">
            <w:r w:rsidRPr="00102A3C">
              <w:t>Open Arena + WhatsApp Business API</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5B392E3" w14:textId="77777777" w:rsidR="00102A3C" w:rsidRPr="00102A3C" w:rsidRDefault="00102A3C" w:rsidP="00102A3C">
            <w:r w:rsidRPr="00102A3C">
              <w:t>Indefinite hold</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516CE73" w14:textId="77777777" w:rsidR="00102A3C" w:rsidRPr="00102A3C" w:rsidRDefault="00102A3C" w:rsidP="00102A3C">
            <w:r w:rsidRPr="00102A3C">
              <w:t>Suspended due to regulatory complexity</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6FB16A1" w14:textId="77777777" w:rsidR="00102A3C" w:rsidRPr="00102A3C" w:rsidRDefault="00102A3C" w:rsidP="00102A3C">
            <w:r w:rsidRPr="00102A3C">
              <w:t>LOW</w:t>
            </w:r>
          </w:p>
        </w:tc>
      </w:tr>
      <w:tr w:rsidR="00102A3C" w:rsidRPr="00102A3C" w14:paraId="58CECC74"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3917F0A" w14:textId="77777777" w:rsidR="00102A3C" w:rsidRPr="00102A3C" w:rsidRDefault="00102A3C" w:rsidP="00102A3C">
            <w:r w:rsidRPr="00102A3C">
              <w:t>UC-008</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FC383F6"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AAA72B2" w14:textId="77777777" w:rsidR="00102A3C" w:rsidRPr="00102A3C" w:rsidRDefault="00102A3C" w:rsidP="00102A3C">
            <w:r w:rsidRPr="00102A3C">
              <w:t>Customer Self-Service: Chatbot 2.0 → Next-Gen Conversational AI (UltraTax)</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7FEFA18" w14:textId="77777777" w:rsidR="00102A3C" w:rsidRPr="00102A3C" w:rsidRDefault="00102A3C" w:rsidP="00102A3C">
            <w:r w:rsidRPr="00102A3C">
              <w:t>Implementation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BCD45FB" w14:textId="77777777" w:rsidR="00102A3C" w:rsidRPr="00102A3C" w:rsidRDefault="00102A3C" w:rsidP="00102A3C">
            <w:r w:rsidRPr="00102A3C">
              <w:t>Coveo Relevance Generative Answering</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D02912B" w14:textId="77777777" w:rsidR="00102A3C" w:rsidRPr="00102A3C" w:rsidRDefault="00102A3C" w:rsidP="00102A3C">
            <w:r w:rsidRPr="00102A3C">
              <w:t>Pilot phase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687D014" w14:textId="77777777" w:rsidR="00102A3C" w:rsidRPr="00102A3C" w:rsidRDefault="00102A3C" w:rsidP="00102A3C">
            <w:r w:rsidRPr="00102A3C">
              <w:t>Targeting 60-70% deflection with RAG</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3463E3F" w14:textId="77777777" w:rsidR="00102A3C" w:rsidRPr="00102A3C" w:rsidRDefault="00102A3C" w:rsidP="00102A3C">
            <w:r w:rsidRPr="00102A3C">
              <w:t>HIGH</w:t>
            </w:r>
          </w:p>
        </w:tc>
      </w:tr>
      <w:tr w:rsidR="00102A3C" w:rsidRPr="00102A3C" w14:paraId="48962866"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086689E" w14:textId="77777777" w:rsidR="00102A3C" w:rsidRPr="00102A3C" w:rsidRDefault="00102A3C" w:rsidP="00102A3C">
            <w:r w:rsidRPr="00102A3C">
              <w:t>UC-009</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F682D26" w14:textId="77777777" w:rsidR="00102A3C" w:rsidRPr="00102A3C" w:rsidRDefault="00102A3C" w:rsidP="00102A3C">
            <w:r w:rsidRPr="00102A3C">
              <w:t>CXDT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A98C3AD" w14:textId="77777777" w:rsidR="00102A3C" w:rsidRPr="00102A3C" w:rsidRDefault="00102A3C" w:rsidP="00102A3C">
            <w:r w:rsidRPr="00102A3C">
              <w:t>Agent Knowledge: Sherlock for US Tax → AI-Powered Historical Case Intelligence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1979884" w14:textId="77777777" w:rsidR="00102A3C" w:rsidRPr="00102A3C" w:rsidRDefault="00102A3C" w:rsidP="00102A3C">
            <w:r w:rsidRPr="00102A3C">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FC2E388" w14:textId="77777777" w:rsidR="00102A3C" w:rsidRPr="00102A3C" w:rsidRDefault="00102A3C" w:rsidP="00102A3C">
            <w:r w:rsidRPr="00102A3C">
              <w:t>Salesforce Einstein + Open Arena</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29FC19C" w14:textId="77777777" w:rsidR="00102A3C" w:rsidRPr="00102A3C" w:rsidRDefault="00102A3C" w:rsidP="00102A3C">
            <w:r w:rsidRPr="00102A3C">
              <w:t>300 GST/OIT agents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5D3320B" w14:textId="77777777" w:rsidR="00102A3C" w:rsidRPr="00102A3C" w:rsidRDefault="00102A3C" w:rsidP="00102A3C">
            <w:r w:rsidRPr="00102A3C">
              <w:t>15-20% AHT reduction, 72 FTE capacity</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233CEEC" w14:textId="77777777" w:rsidR="00102A3C" w:rsidRPr="00102A3C" w:rsidRDefault="00102A3C" w:rsidP="00102A3C">
            <w:r w:rsidRPr="00102A3C">
              <w:t>HIGH</w:t>
            </w:r>
          </w:p>
        </w:tc>
      </w:tr>
      <w:tr w:rsidR="00102A3C" w:rsidRPr="00102A3C" w14:paraId="73C01572"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398A3DA" w14:textId="77777777" w:rsidR="00102A3C" w:rsidRPr="00102A3C" w:rsidRDefault="00102A3C" w:rsidP="00102A3C">
            <w:r w:rsidRPr="00102A3C">
              <w:t>UC-</w:t>
            </w:r>
            <w:r w:rsidRPr="00102A3C">
              <w:lastRenderedPageBreak/>
              <w:t>010</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1D2B105" w14:textId="77777777" w:rsidR="00102A3C" w:rsidRPr="00102A3C" w:rsidRDefault="00102A3C" w:rsidP="00102A3C">
            <w:r w:rsidRPr="00102A3C">
              <w:lastRenderedPageBreak/>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ADDE9F4" w14:textId="77777777" w:rsidR="00102A3C" w:rsidRPr="00102A3C" w:rsidRDefault="00102A3C" w:rsidP="00102A3C">
            <w:r w:rsidRPr="00102A3C">
              <w:t>Suggested Answers for Reps → AI-</w:t>
            </w:r>
            <w:r w:rsidRPr="00102A3C">
              <w:lastRenderedPageBreak/>
              <w:t>Powered Live Chat Response Acceleration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E650703" w14:textId="77777777" w:rsidR="00102A3C" w:rsidRPr="00102A3C" w:rsidRDefault="00102A3C" w:rsidP="00102A3C">
            <w:r w:rsidRPr="00102A3C">
              <w:lastRenderedPageBreak/>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4CAE1F9" w14:textId="77777777" w:rsidR="00102A3C" w:rsidRPr="00102A3C" w:rsidRDefault="00102A3C" w:rsidP="00102A3C">
            <w:r w:rsidRPr="00102A3C">
              <w:t>Open Arena AI</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64BC5CE" w14:textId="77777777" w:rsidR="00102A3C" w:rsidRPr="00102A3C" w:rsidRDefault="00102A3C" w:rsidP="00102A3C">
            <w:r w:rsidRPr="00102A3C">
              <w:t xml:space="preserve">200 users (phone), </w:t>
            </w:r>
            <w:r w:rsidRPr="00102A3C">
              <w:lastRenderedPageBreak/>
              <w:t>expanding to chat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3F03A17" w14:textId="77777777" w:rsidR="00102A3C" w:rsidRPr="00102A3C" w:rsidRDefault="00102A3C" w:rsidP="00102A3C">
            <w:r w:rsidRPr="00102A3C">
              <w:lastRenderedPageBreak/>
              <w:t xml:space="preserve">30-40% adoption, 25-35% faster </w:t>
            </w:r>
            <w:r w:rsidRPr="00102A3C">
              <w:lastRenderedPageBreak/>
              <w:t>responses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1F15E6C" w14:textId="77777777" w:rsidR="00102A3C" w:rsidRPr="00102A3C" w:rsidRDefault="00102A3C" w:rsidP="00102A3C">
            <w:r w:rsidRPr="00102A3C">
              <w:lastRenderedPageBreak/>
              <w:t>HIGH</w:t>
            </w:r>
          </w:p>
        </w:tc>
      </w:tr>
      <w:tr w:rsidR="00102A3C" w:rsidRPr="00102A3C" w14:paraId="76566E6F"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B03A9CE" w14:textId="77777777" w:rsidR="00102A3C" w:rsidRPr="00102A3C" w:rsidRDefault="00102A3C" w:rsidP="00102A3C">
            <w:r w:rsidRPr="00102A3C">
              <w:t>UC-011</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696132F"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66AD9A1" w14:textId="77777777" w:rsidR="00102A3C" w:rsidRPr="00102A3C" w:rsidRDefault="00102A3C" w:rsidP="00102A3C">
            <w:r w:rsidRPr="00102A3C">
              <w:t>Ticket Creation: CS Detractors/Email → AI Email Ticket Automation with Sentiment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C2BAA03" w14:textId="77777777" w:rsidR="00102A3C" w:rsidRPr="00102A3C" w:rsidRDefault="00102A3C" w:rsidP="00102A3C">
            <w:r w:rsidRPr="00102A3C">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2261B98" w14:textId="77777777" w:rsidR="00102A3C" w:rsidRPr="00102A3C" w:rsidRDefault="00102A3C" w:rsidP="00102A3C">
            <w:r w:rsidRPr="00102A3C">
              <w:t>Open Arena + Power Automate + DMS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AFD5C47" w14:textId="77777777" w:rsidR="00102A3C" w:rsidRPr="00102A3C" w:rsidRDefault="00102A3C" w:rsidP="00102A3C">
            <w:r w:rsidRPr="00102A3C">
              <w:t>80% automation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4C9E343" w14:textId="77777777" w:rsidR="00102A3C" w:rsidRPr="00102A3C" w:rsidRDefault="00102A3C" w:rsidP="00102A3C">
            <w:r w:rsidRPr="00102A3C">
              <w:t>30-50% productivity improvement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0206885" w14:textId="77777777" w:rsidR="00102A3C" w:rsidRPr="00102A3C" w:rsidRDefault="00102A3C" w:rsidP="00102A3C">
            <w:r w:rsidRPr="00102A3C">
              <w:t>MEDIUM</w:t>
            </w:r>
          </w:p>
        </w:tc>
      </w:tr>
      <w:tr w:rsidR="00102A3C" w:rsidRPr="00102A3C" w14:paraId="5577CBDD"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CD79A66" w14:textId="77777777" w:rsidR="00102A3C" w:rsidRPr="00102A3C" w:rsidRDefault="00102A3C" w:rsidP="00102A3C">
            <w:r w:rsidRPr="00102A3C">
              <w:t>UC-012</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64B2FDF"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D783862" w14:textId="77777777" w:rsidR="00102A3C" w:rsidRPr="00102A3C" w:rsidRDefault="00102A3C" w:rsidP="00102A3C">
            <w:r w:rsidRPr="00102A3C">
              <w:t>Ticket Creation: Live Chat → AI-Automated Case Documentation for Chat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817CE2E" w14:textId="77777777" w:rsidR="00102A3C" w:rsidRPr="00102A3C" w:rsidRDefault="00102A3C" w:rsidP="00102A3C">
            <w:r w:rsidRPr="00102A3C">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44DBEF6" w14:textId="77777777" w:rsidR="00102A3C" w:rsidRPr="00102A3C" w:rsidRDefault="00102A3C" w:rsidP="00102A3C">
            <w:r w:rsidRPr="00102A3C">
              <w:t>Open Arena AI + Salesforce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5A3ADC5" w14:textId="77777777" w:rsidR="00102A3C" w:rsidRPr="00102A3C" w:rsidRDefault="00102A3C" w:rsidP="00102A3C">
            <w:r w:rsidRPr="00102A3C">
              <w:t>80% adoption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34E4692" w14:textId="77777777" w:rsidR="00102A3C" w:rsidRPr="00102A3C" w:rsidRDefault="00102A3C" w:rsidP="00102A3C">
            <w:r w:rsidRPr="00102A3C">
              <w:t>2-3 min to 30-45 sec per ticket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CF60704" w14:textId="77777777" w:rsidR="00102A3C" w:rsidRPr="00102A3C" w:rsidRDefault="00102A3C" w:rsidP="00102A3C">
            <w:r w:rsidRPr="00102A3C">
              <w:t>MEDIUM</w:t>
            </w:r>
          </w:p>
        </w:tc>
      </w:tr>
      <w:tr w:rsidR="00102A3C" w:rsidRPr="00102A3C" w14:paraId="3C567B59"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FD4CBF4" w14:textId="77777777" w:rsidR="00102A3C" w:rsidRPr="00102A3C" w:rsidRDefault="00102A3C" w:rsidP="00102A3C">
            <w:r w:rsidRPr="00102A3C">
              <w:t>UC-013</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1A13458"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061F29B" w14:textId="77777777" w:rsidR="00102A3C" w:rsidRPr="00102A3C" w:rsidRDefault="00102A3C" w:rsidP="00102A3C">
            <w:r w:rsidRPr="00102A3C">
              <w:t xml:space="preserve">Suggested Approaches to/from Reps → AI-Powered Best </w:t>
            </w:r>
            <w:r w:rsidRPr="00102A3C">
              <w:lastRenderedPageBreak/>
              <w:t>Practice Guidance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8A4E798" w14:textId="77777777" w:rsidR="00102A3C" w:rsidRPr="00102A3C" w:rsidRDefault="00102A3C" w:rsidP="00102A3C">
            <w:r w:rsidRPr="00102A3C">
              <w:lastRenderedPageBreak/>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9559068" w14:textId="77777777" w:rsidR="00102A3C" w:rsidRPr="00102A3C" w:rsidRDefault="00102A3C" w:rsidP="00102A3C">
            <w:r w:rsidRPr="00102A3C">
              <w:t>Open Arena + Salesforce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291A59F"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88B954F" w14:textId="77777777" w:rsidR="00102A3C" w:rsidRPr="00102A3C" w:rsidRDefault="00102A3C" w:rsidP="00102A3C">
            <w:r w:rsidRPr="00102A3C">
              <w:t>5-10% FCR improvement target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DEBDBA7" w14:textId="77777777" w:rsidR="00102A3C" w:rsidRPr="00102A3C" w:rsidRDefault="00102A3C" w:rsidP="00102A3C">
            <w:r w:rsidRPr="00102A3C">
              <w:t>MEDIUM</w:t>
            </w:r>
          </w:p>
        </w:tc>
      </w:tr>
      <w:tr w:rsidR="00102A3C" w:rsidRPr="00102A3C" w14:paraId="76462A44"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CC6CB77" w14:textId="77777777" w:rsidR="00102A3C" w:rsidRPr="00102A3C" w:rsidRDefault="00102A3C" w:rsidP="00102A3C">
            <w:r w:rsidRPr="00102A3C">
              <w:t>UC-014</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1786EAB"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43A792E" w14:textId="77777777" w:rsidR="00102A3C" w:rsidRPr="00102A3C" w:rsidRDefault="00102A3C" w:rsidP="00102A3C">
            <w:r w:rsidRPr="00102A3C">
              <w:t>AI Assist v2 → Enhanced WhatsApp with LLM Cost Optimization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2479222" w14:textId="77777777" w:rsidR="00102A3C" w:rsidRPr="00102A3C" w:rsidRDefault="00102A3C" w:rsidP="00102A3C">
            <w:r w:rsidRPr="00102A3C">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EBDF393" w14:textId="77777777" w:rsidR="00102A3C" w:rsidRPr="00102A3C" w:rsidRDefault="00102A3C" w:rsidP="00102A3C">
            <w:r w:rsidRPr="00102A3C">
              <w:t>Open Arena (open-source LLMs)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8362458" w14:textId="77777777" w:rsidR="00102A3C" w:rsidRPr="00102A3C" w:rsidRDefault="00102A3C" w:rsidP="00102A3C">
            <w:r w:rsidRPr="00102A3C">
              <w:t>Universal customer expansion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01D2AEB" w14:textId="77777777" w:rsidR="00102A3C" w:rsidRPr="00102A3C" w:rsidRDefault="00102A3C" w:rsidP="00102A3C">
            <w:r w:rsidRPr="00102A3C">
              <w:t>200-300% volume growth, 60-75% cost reduction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A04693D" w14:textId="77777777" w:rsidR="00102A3C" w:rsidRPr="00102A3C" w:rsidRDefault="00102A3C" w:rsidP="00102A3C">
            <w:r w:rsidRPr="00102A3C">
              <w:t>HIGH</w:t>
            </w:r>
          </w:p>
        </w:tc>
      </w:tr>
      <w:tr w:rsidR="00102A3C" w:rsidRPr="00102A3C" w14:paraId="30925305"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CD05C20" w14:textId="77777777" w:rsidR="00102A3C" w:rsidRPr="00102A3C" w:rsidRDefault="00102A3C" w:rsidP="00102A3C">
            <w:r w:rsidRPr="00102A3C">
              <w:t>UC-015</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06B2757"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9D12E38" w14:textId="77777777" w:rsidR="00102A3C" w:rsidRPr="00102A3C" w:rsidRDefault="00102A3C" w:rsidP="00102A3C">
            <w:r w:rsidRPr="00102A3C">
              <w:t>Solution Center Home → AI-Powered Dynamic Discovery Hub</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8E6C641" w14:textId="77777777" w:rsidR="00102A3C" w:rsidRPr="00102A3C" w:rsidRDefault="00102A3C" w:rsidP="00102A3C">
            <w:r w:rsidRPr="00102A3C">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8507007" w14:textId="77777777" w:rsidR="00102A3C" w:rsidRPr="00102A3C" w:rsidRDefault="00102A3C" w:rsidP="00102A3C">
            <w:r w:rsidRPr="00102A3C">
              <w:t>Open Arena + AEM + Salesforce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0E669CE" w14:textId="77777777" w:rsidR="00102A3C" w:rsidRPr="00102A3C" w:rsidRDefault="00102A3C" w:rsidP="00102A3C">
            <w:r w:rsidRPr="00102A3C">
              <w:t>500K+ monthly visits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275AC38" w14:textId="77777777" w:rsidR="00102A3C" w:rsidRPr="00102A3C" w:rsidRDefault="00102A3C" w:rsidP="00102A3C">
            <w:r w:rsidRPr="00102A3C">
              <w:t>20-30pp engagement improvement target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75CDCE0" w14:textId="77777777" w:rsidR="00102A3C" w:rsidRPr="00102A3C" w:rsidRDefault="00102A3C" w:rsidP="00102A3C">
            <w:r w:rsidRPr="00102A3C">
              <w:t>MEDIUM</w:t>
            </w:r>
          </w:p>
        </w:tc>
      </w:tr>
      <w:tr w:rsidR="00102A3C" w:rsidRPr="00102A3C" w14:paraId="53F89810"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887B1E4" w14:textId="77777777" w:rsidR="00102A3C" w:rsidRPr="00102A3C" w:rsidRDefault="00102A3C" w:rsidP="00102A3C">
            <w:r w:rsidRPr="00102A3C">
              <w:t>UC-016</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8C0782F"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ACF5C65" w14:textId="77777777" w:rsidR="00102A3C" w:rsidRPr="00102A3C" w:rsidRDefault="00102A3C" w:rsidP="00102A3C">
            <w:r w:rsidRPr="00102A3C">
              <w:t>AI Feedback: Chat Quality Analysis → AI Conversation Intelligence for Chat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01866CE" w14:textId="77777777" w:rsidR="00102A3C" w:rsidRPr="00102A3C" w:rsidRDefault="00102A3C" w:rsidP="00102A3C">
            <w:r w:rsidRPr="00102A3C">
              <w:t>Launch</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32CDE0E" w14:textId="77777777" w:rsidR="00102A3C" w:rsidRPr="00102A3C" w:rsidRDefault="00102A3C" w:rsidP="00102A3C">
            <w:r w:rsidRPr="00102A3C">
              <w:t>Open Arena + NLP</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B4F842C" w14:textId="77777777" w:rsidR="00102A3C" w:rsidRPr="00102A3C" w:rsidRDefault="00102A3C" w:rsidP="00102A3C">
            <w:r w:rsidRPr="00102A3C">
              <w:t>80% adoption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48E5199" w14:textId="77777777" w:rsidR="00102A3C" w:rsidRPr="00102A3C" w:rsidRDefault="00102A3C" w:rsidP="00102A3C">
            <w:r w:rsidRPr="00102A3C">
              <w:t>70-80% supervisor time savings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2DD043E" w14:textId="77777777" w:rsidR="00102A3C" w:rsidRPr="00102A3C" w:rsidRDefault="00102A3C" w:rsidP="00102A3C">
            <w:r w:rsidRPr="00102A3C">
              <w:t>MEDIUM</w:t>
            </w:r>
          </w:p>
        </w:tc>
      </w:tr>
      <w:tr w:rsidR="00102A3C" w:rsidRPr="00102A3C" w14:paraId="12ECDC56"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2EE79FA" w14:textId="77777777" w:rsidR="00102A3C" w:rsidRPr="00102A3C" w:rsidRDefault="00102A3C" w:rsidP="00102A3C">
            <w:r w:rsidRPr="00102A3C">
              <w:t>UC-017</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1CA2F55"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4869C9C" w14:textId="77777777" w:rsidR="00102A3C" w:rsidRPr="00102A3C" w:rsidRDefault="00102A3C" w:rsidP="00102A3C">
            <w:r w:rsidRPr="00102A3C">
              <w:t xml:space="preserve">Suggested Answers for Reps v2 → Live Chat </w:t>
            </w:r>
            <w:r w:rsidRPr="00102A3C">
              <w:lastRenderedPageBreak/>
              <w:t>Response Acceleration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B32D727" w14:textId="77777777" w:rsidR="00102A3C" w:rsidRPr="00102A3C" w:rsidRDefault="00102A3C" w:rsidP="00102A3C">
            <w:r w:rsidRPr="00102A3C">
              <w:lastRenderedPageBreak/>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874BBC6" w14:textId="77777777" w:rsidR="00102A3C" w:rsidRPr="00102A3C" w:rsidRDefault="00102A3C" w:rsidP="00102A3C">
            <w:r w:rsidRPr="00102A3C">
              <w:t>Open Arena AI</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1547524"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01EDA97" w14:textId="77777777" w:rsidR="00102A3C" w:rsidRPr="00102A3C" w:rsidRDefault="00102A3C" w:rsidP="00102A3C">
            <w:r w:rsidRPr="00102A3C">
              <w:t xml:space="preserve">25-35% concurrent chat </w:t>
            </w:r>
            <w:r w:rsidRPr="00102A3C">
              <w:lastRenderedPageBreak/>
              <w:t>capacity increase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AB4BE14" w14:textId="77777777" w:rsidR="00102A3C" w:rsidRPr="00102A3C" w:rsidRDefault="00102A3C" w:rsidP="00102A3C">
            <w:r w:rsidRPr="00102A3C">
              <w:lastRenderedPageBreak/>
              <w:t>MEDIUM</w:t>
            </w:r>
          </w:p>
        </w:tc>
      </w:tr>
      <w:tr w:rsidR="00102A3C" w:rsidRPr="00102A3C" w14:paraId="5C256E01"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3CD8544" w14:textId="77777777" w:rsidR="00102A3C" w:rsidRPr="00102A3C" w:rsidRDefault="00102A3C" w:rsidP="00102A3C">
            <w:r w:rsidRPr="00102A3C">
              <w:t>UC-018</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E7E5A1F"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054179F" w14:textId="77777777" w:rsidR="00102A3C" w:rsidRPr="00102A3C" w:rsidRDefault="00102A3C" w:rsidP="00102A3C">
            <w:r w:rsidRPr="00102A3C">
              <w:t>Reduce Manual Agent Work: Call Tickets → AI Call Ticket Classification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51B3016" w14:textId="77777777" w:rsidR="00102A3C" w:rsidRPr="00102A3C" w:rsidRDefault="00102A3C" w:rsidP="00102A3C">
            <w:r w:rsidRPr="00102A3C">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F10A99C" w14:textId="77777777" w:rsidR="00102A3C" w:rsidRPr="00102A3C" w:rsidRDefault="00102A3C" w:rsidP="00102A3C">
            <w:r w:rsidRPr="00102A3C">
              <w:t>Open Arena + Salesforce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D47BBE9"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400A53F" w14:textId="77777777" w:rsidR="00102A3C" w:rsidRPr="00102A3C" w:rsidRDefault="00102A3C" w:rsidP="00102A3C">
            <w:r w:rsidRPr="00102A3C">
              <w:t>20-35% after-call work reduction target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7D0464B" w14:textId="77777777" w:rsidR="00102A3C" w:rsidRPr="00102A3C" w:rsidRDefault="00102A3C" w:rsidP="00102A3C">
            <w:r w:rsidRPr="00102A3C">
              <w:t>MEDIUM</w:t>
            </w:r>
          </w:p>
        </w:tc>
      </w:tr>
      <w:tr w:rsidR="00102A3C" w:rsidRPr="00102A3C" w14:paraId="3D755DFE"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2FA1680" w14:textId="77777777" w:rsidR="00102A3C" w:rsidRPr="00102A3C" w:rsidRDefault="00102A3C" w:rsidP="00102A3C">
            <w:r w:rsidRPr="00102A3C">
              <w:t>UC-019</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F3DE2D2"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4338694" w14:textId="77777777" w:rsidR="00102A3C" w:rsidRPr="00102A3C" w:rsidRDefault="00102A3C" w:rsidP="00102A3C">
            <w:r w:rsidRPr="00102A3C">
              <w:t>Previous Interactions: Same Customer → AI Customer History Analysis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7BEB202" w14:textId="77777777" w:rsidR="00102A3C" w:rsidRPr="00102A3C" w:rsidRDefault="00102A3C" w:rsidP="00102A3C">
            <w:r w:rsidRPr="00102A3C">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9BFD331" w14:textId="77777777" w:rsidR="00102A3C" w:rsidRPr="00102A3C" w:rsidRDefault="00102A3C" w:rsidP="00102A3C">
            <w:r w:rsidRPr="00102A3C">
              <w:t>Open Arena + Salesforce CRM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F15B7D2"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F39D5E5" w14:textId="77777777" w:rsidR="00102A3C" w:rsidRPr="00102A3C" w:rsidRDefault="00102A3C" w:rsidP="00102A3C">
            <w:r w:rsidRPr="00102A3C">
              <w:t>25-40% handle time reduction for repeat issues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8CF8D88" w14:textId="77777777" w:rsidR="00102A3C" w:rsidRPr="00102A3C" w:rsidRDefault="00102A3C" w:rsidP="00102A3C">
            <w:r w:rsidRPr="00102A3C">
              <w:t>MEDIUM</w:t>
            </w:r>
          </w:p>
        </w:tc>
      </w:tr>
      <w:tr w:rsidR="00102A3C" w:rsidRPr="00102A3C" w14:paraId="0BBE9672"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AA3ACF8" w14:textId="77777777" w:rsidR="00102A3C" w:rsidRPr="00102A3C" w:rsidRDefault="00102A3C" w:rsidP="00102A3C">
            <w:r w:rsidRPr="00102A3C">
              <w:t>UC-020</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42F7BD0"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CADAC9C" w14:textId="77777777" w:rsidR="00102A3C" w:rsidRPr="00102A3C" w:rsidRDefault="00102A3C" w:rsidP="00102A3C">
            <w:r w:rsidRPr="00102A3C">
              <w:t>Bug Backlog → AI Known Issue Detection &amp; Workaround Delivery</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DC3B28A" w14:textId="77777777" w:rsidR="00102A3C" w:rsidRPr="00102A3C" w:rsidRDefault="00102A3C" w:rsidP="00102A3C">
            <w:r w:rsidRPr="00102A3C">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7A5381F" w14:textId="77777777" w:rsidR="00102A3C" w:rsidRPr="00102A3C" w:rsidRDefault="00102A3C" w:rsidP="00102A3C">
            <w:r w:rsidRPr="00102A3C">
              <w:t>Open Arena + Jira/bug tracking</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866A499"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4C56948" w14:textId="77777777" w:rsidR="00102A3C" w:rsidRPr="00102A3C" w:rsidRDefault="00102A3C" w:rsidP="00102A3C">
            <w:r w:rsidRPr="00102A3C">
              <w:t>40-60% handle time reduction for bug queries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464D7FB" w14:textId="77777777" w:rsidR="00102A3C" w:rsidRPr="00102A3C" w:rsidRDefault="00102A3C" w:rsidP="00102A3C">
            <w:r w:rsidRPr="00102A3C">
              <w:t>MEDIUM</w:t>
            </w:r>
          </w:p>
        </w:tc>
      </w:tr>
      <w:tr w:rsidR="00102A3C" w:rsidRPr="00102A3C" w14:paraId="754951A7"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99E5A39" w14:textId="77777777" w:rsidR="00102A3C" w:rsidRPr="00102A3C" w:rsidRDefault="00102A3C" w:rsidP="00102A3C">
            <w:r w:rsidRPr="00102A3C">
              <w:t>UC-</w:t>
            </w:r>
            <w:r w:rsidRPr="00102A3C">
              <w:lastRenderedPageBreak/>
              <w:t>021</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AF80922" w14:textId="77777777" w:rsidR="00102A3C" w:rsidRPr="00102A3C" w:rsidRDefault="00102A3C" w:rsidP="00102A3C">
            <w:r w:rsidRPr="00102A3C">
              <w:lastRenderedPageBreak/>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88341AE" w14:textId="77777777" w:rsidR="00102A3C" w:rsidRPr="00102A3C" w:rsidRDefault="00102A3C" w:rsidP="00102A3C">
            <w:r w:rsidRPr="00102A3C">
              <w:t xml:space="preserve">AI Assist v3 → Advanced </w:t>
            </w:r>
            <w:r w:rsidRPr="00102A3C">
              <w:lastRenderedPageBreak/>
              <w:t>RAG Implementation for Multi-Product Self-Service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E7B925E" w14:textId="77777777" w:rsidR="00102A3C" w:rsidRPr="00102A3C" w:rsidRDefault="00102A3C" w:rsidP="00102A3C">
            <w:r w:rsidRPr="00102A3C">
              <w:lastRenderedPageBreak/>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5AAF80B" w14:textId="77777777" w:rsidR="00102A3C" w:rsidRPr="00102A3C" w:rsidRDefault="00102A3C" w:rsidP="00102A3C">
            <w:r w:rsidRPr="00102A3C">
              <w:t xml:space="preserve">Open Arena + RAG </w:t>
            </w:r>
            <w:r w:rsidRPr="00102A3C">
              <w:lastRenderedPageBreak/>
              <w:t>architecture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AFA73F2" w14:textId="77777777" w:rsidR="00102A3C" w:rsidRPr="00102A3C" w:rsidRDefault="00102A3C" w:rsidP="00102A3C">
            <w:r w:rsidRPr="00102A3C">
              <w:lastRenderedPageBreak/>
              <w:t xml:space="preserve">Q4 2025 </w:t>
            </w:r>
            <w:r w:rsidRPr="00102A3C">
              <w:lastRenderedPageBreak/>
              <w:t>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53EDC5C" w14:textId="77777777" w:rsidR="00102A3C" w:rsidRPr="00102A3C" w:rsidRDefault="00102A3C" w:rsidP="00102A3C">
            <w:r w:rsidRPr="00102A3C">
              <w:lastRenderedPageBreak/>
              <w:t>60-70% deflectio</w:t>
            </w:r>
            <w:r w:rsidRPr="00102A3C">
              <w:lastRenderedPageBreak/>
              <w:t>n target with RAG</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798A045" w14:textId="77777777" w:rsidR="00102A3C" w:rsidRPr="00102A3C" w:rsidRDefault="00102A3C" w:rsidP="00102A3C">
            <w:r w:rsidRPr="00102A3C">
              <w:lastRenderedPageBreak/>
              <w:t>HIGH</w:t>
            </w:r>
          </w:p>
        </w:tc>
      </w:tr>
      <w:tr w:rsidR="00102A3C" w:rsidRPr="00102A3C" w14:paraId="34F50B02"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8CE64AA" w14:textId="77777777" w:rsidR="00102A3C" w:rsidRPr="00102A3C" w:rsidRDefault="00102A3C" w:rsidP="00102A3C">
            <w:r w:rsidRPr="00102A3C">
              <w:t>UC-022</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0F87DF0"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8043229" w14:textId="77777777" w:rsidR="00102A3C" w:rsidRPr="00102A3C" w:rsidRDefault="00102A3C" w:rsidP="00102A3C">
            <w:r w:rsidRPr="00102A3C">
              <w:t>Solution Center → AI-Powered Unified Knowledge Discovery with RAG</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4051DCB" w14:textId="77777777" w:rsidR="00102A3C" w:rsidRPr="00102A3C" w:rsidRDefault="00102A3C" w:rsidP="00102A3C">
            <w:r w:rsidRPr="00102A3C">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354D8DB" w14:textId="77777777" w:rsidR="00102A3C" w:rsidRPr="00102A3C" w:rsidRDefault="00102A3C" w:rsidP="00102A3C">
            <w:r w:rsidRPr="00102A3C">
              <w:t>Open Arena + AEM + RAG</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90FF072"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38829AC" w14:textId="77777777" w:rsidR="00102A3C" w:rsidRPr="00102A3C" w:rsidRDefault="00102A3C" w:rsidP="00102A3C">
            <w:r w:rsidRPr="00102A3C">
              <w:t>25-35pp self-service improvement target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9B37750" w14:textId="77777777" w:rsidR="00102A3C" w:rsidRPr="00102A3C" w:rsidRDefault="00102A3C" w:rsidP="00102A3C">
            <w:r w:rsidRPr="00102A3C">
              <w:t>HIGH</w:t>
            </w:r>
          </w:p>
        </w:tc>
      </w:tr>
      <w:tr w:rsidR="00102A3C" w:rsidRPr="00102A3C" w14:paraId="51315F23"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7B4287D" w14:textId="77777777" w:rsidR="00102A3C" w:rsidRPr="00102A3C" w:rsidRDefault="00102A3C" w:rsidP="00102A3C">
            <w:r w:rsidRPr="00102A3C">
              <w:t>UC-023</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582184F"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AEB3A75" w14:textId="77777777" w:rsidR="00102A3C" w:rsidRPr="00102A3C" w:rsidRDefault="00102A3C" w:rsidP="00102A3C">
            <w:r w:rsidRPr="00102A3C">
              <w:t>AI Feedback: Phone Quality Analysis → Multilingual Call Quality Analytics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D2E7756" w14:textId="77777777" w:rsidR="00102A3C" w:rsidRPr="00102A3C" w:rsidRDefault="00102A3C" w:rsidP="00102A3C">
            <w:r w:rsidRPr="00102A3C">
              <w:t>Experimentation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AA52078" w14:textId="77777777" w:rsidR="00102A3C" w:rsidRPr="00102A3C" w:rsidRDefault="00102A3C" w:rsidP="00102A3C">
            <w:r w:rsidRPr="00102A3C">
              <w:t>Open Arena + Azure Speech Services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BDB69BF" w14:textId="77777777" w:rsidR="00102A3C" w:rsidRPr="00102A3C" w:rsidRDefault="00102A3C" w:rsidP="00102A3C">
            <w:r w:rsidRPr="00102A3C">
              <w:t>Q3 2025 pilot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B74892C" w14:textId="77777777" w:rsidR="00102A3C" w:rsidRPr="00102A3C" w:rsidRDefault="00102A3C" w:rsidP="00102A3C">
            <w:r w:rsidRPr="00102A3C">
              <w:t>100% coverage vs. 1-5% sampling</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0BF2D15" w14:textId="77777777" w:rsidR="00102A3C" w:rsidRPr="00102A3C" w:rsidRDefault="00102A3C" w:rsidP="00102A3C">
            <w:r w:rsidRPr="00102A3C">
              <w:t>MEDIUM</w:t>
            </w:r>
          </w:p>
        </w:tc>
      </w:tr>
      <w:tr w:rsidR="00102A3C" w:rsidRPr="00102A3C" w14:paraId="6C795DE3"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E1B99C1" w14:textId="77777777" w:rsidR="00102A3C" w:rsidRPr="00102A3C" w:rsidRDefault="00102A3C" w:rsidP="00102A3C">
            <w:r w:rsidRPr="00102A3C">
              <w:t>UC-024</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3E66B5D"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9B19824" w14:textId="77777777" w:rsidR="00102A3C" w:rsidRPr="00102A3C" w:rsidRDefault="00102A3C" w:rsidP="00102A3C">
            <w:r w:rsidRPr="00102A3C">
              <w:t xml:space="preserve">Ticket Creation: Incoming Calls → AI Call Transcription Ticket </w:t>
            </w:r>
            <w:r w:rsidRPr="00102A3C">
              <w:lastRenderedPageBreak/>
              <w:t>Automation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D267040" w14:textId="77777777" w:rsidR="00102A3C" w:rsidRPr="00102A3C" w:rsidRDefault="00102A3C" w:rsidP="00102A3C">
            <w:r w:rsidRPr="00102A3C">
              <w:lastRenderedPageBreak/>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6AD128D" w14:textId="77777777" w:rsidR="00102A3C" w:rsidRPr="00102A3C" w:rsidRDefault="00102A3C" w:rsidP="00102A3C">
            <w:r w:rsidRPr="00102A3C">
              <w:t>Open Arena + speech-to-text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8AD9A1F"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6FE4425" w14:textId="77777777" w:rsidR="00102A3C" w:rsidRPr="00102A3C" w:rsidRDefault="00102A3C" w:rsidP="00102A3C">
            <w:r w:rsidRPr="00102A3C">
              <w:t>60-70% documentation time reduction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38911B6" w14:textId="77777777" w:rsidR="00102A3C" w:rsidRPr="00102A3C" w:rsidRDefault="00102A3C" w:rsidP="00102A3C">
            <w:r w:rsidRPr="00102A3C">
              <w:t>MEDIUM</w:t>
            </w:r>
          </w:p>
        </w:tc>
      </w:tr>
      <w:tr w:rsidR="00102A3C" w:rsidRPr="00102A3C" w14:paraId="5069594D"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713C787" w14:textId="77777777" w:rsidR="00102A3C" w:rsidRPr="00102A3C" w:rsidRDefault="00102A3C" w:rsidP="00102A3C">
            <w:r w:rsidRPr="00102A3C">
              <w:t>UC-025</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1CDA357A"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A423BF8" w14:textId="77777777" w:rsidR="00102A3C" w:rsidRPr="00102A3C" w:rsidRDefault="00102A3C" w:rsidP="00102A3C">
            <w:r w:rsidRPr="00102A3C">
              <w:t>Answer Suggestions: Daily Trends → AI Predictive Trend Analysis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A039134" w14:textId="77777777" w:rsidR="00102A3C" w:rsidRPr="00102A3C" w:rsidRDefault="00102A3C" w:rsidP="00102A3C">
            <w:r w:rsidRPr="00102A3C">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5E65853" w14:textId="77777777" w:rsidR="00102A3C" w:rsidRPr="00102A3C" w:rsidRDefault="00102A3C" w:rsidP="00102A3C">
            <w:r w:rsidRPr="00102A3C">
              <w:t>Open Arena + ML algorithms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0D7393B"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5BBB2E13" w14:textId="77777777" w:rsidR="00102A3C" w:rsidRPr="00102A3C" w:rsidRDefault="00102A3C" w:rsidP="00102A3C">
            <w:r w:rsidRPr="00102A3C">
              <w:t>40-50% research time reduction in peaks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36E37E19" w14:textId="77777777" w:rsidR="00102A3C" w:rsidRPr="00102A3C" w:rsidRDefault="00102A3C" w:rsidP="00102A3C">
            <w:r w:rsidRPr="00102A3C">
              <w:t>MEDIUM</w:t>
            </w:r>
          </w:p>
        </w:tc>
      </w:tr>
      <w:tr w:rsidR="00102A3C" w:rsidRPr="00102A3C" w14:paraId="47D9466F" w14:textId="77777777" w:rsidTr="00102A3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493BF1A" w14:textId="77777777" w:rsidR="00102A3C" w:rsidRPr="00102A3C" w:rsidRDefault="00102A3C" w:rsidP="00102A3C">
            <w:r w:rsidRPr="00102A3C">
              <w:t>UC-026</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3174A5F" w14:textId="77777777" w:rsidR="00102A3C" w:rsidRPr="00102A3C" w:rsidRDefault="00102A3C" w:rsidP="00102A3C">
            <w:r w:rsidRPr="00102A3C">
              <w:t>LatAm</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0F8CF728" w14:textId="77777777" w:rsidR="00102A3C" w:rsidRPr="00102A3C" w:rsidRDefault="00102A3C" w:rsidP="00102A3C">
            <w:r w:rsidRPr="00102A3C">
              <w:t>Itinerary Suggestions → AI Product Roadmap Intelligence</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2DF26870" w14:textId="77777777" w:rsidR="00102A3C" w:rsidRPr="00102A3C" w:rsidRDefault="00102A3C" w:rsidP="00102A3C">
            <w:r w:rsidRPr="00102A3C">
              <w:t>Ideation</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79D5F4A" w14:textId="77777777" w:rsidR="00102A3C" w:rsidRPr="00102A3C" w:rsidRDefault="00102A3C" w:rsidP="00102A3C">
            <w:r w:rsidRPr="00102A3C">
              <w:t>Open Arena + product mgmt tools</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7B5D621C" w14:textId="77777777" w:rsidR="00102A3C" w:rsidRPr="00102A3C" w:rsidRDefault="00102A3C" w:rsidP="00102A3C">
            <w:r w:rsidRPr="00102A3C">
              <w:t>Q4 2025 experiment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4889D045" w14:textId="77777777" w:rsidR="00102A3C" w:rsidRPr="00102A3C" w:rsidRDefault="00102A3C" w:rsidP="00102A3C">
            <w:r w:rsidRPr="00102A3C">
              <w:t>25-35% escalation reduction target</w:t>
            </w:r>
          </w:p>
        </w:tc>
        <w:tc>
          <w:tcPr>
            <w:tcW w:w="0" w:type="auto"/>
            <w:tcBorders>
              <w:top w:val="single" w:sz="4" w:space="0" w:color="737373"/>
              <w:left w:val="single" w:sz="4" w:space="0" w:color="737373"/>
              <w:bottom w:val="single" w:sz="4" w:space="0" w:color="737373"/>
              <w:right w:val="single" w:sz="4" w:space="0" w:color="737373"/>
            </w:tcBorders>
            <w:shd w:val="clear" w:color="auto" w:fill="FFFFFF"/>
            <w:tcMar>
              <w:top w:w="0" w:type="dxa"/>
              <w:left w:w="180" w:type="dxa"/>
              <w:bottom w:w="0" w:type="dxa"/>
              <w:right w:w="180" w:type="dxa"/>
            </w:tcMar>
            <w:vAlign w:val="center"/>
            <w:hideMark/>
          </w:tcPr>
          <w:p w14:paraId="6A07C9E5" w14:textId="77777777" w:rsidR="00102A3C" w:rsidRPr="00102A3C" w:rsidRDefault="00102A3C" w:rsidP="00102A3C">
            <w:r w:rsidRPr="00102A3C">
              <w:t>LOW</w:t>
            </w:r>
          </w:p>
        </w:tc>
      </w:tr>
    </w:tbl>
    <w:p w14:paraId="756FEDE8" w14:textId="77777777" w:rsidR="00102A3C" w:rsidRPr="00102A3C" w:rsidRDefault="00102A3C" w:rsidP="00102A3C">
      <w:r w:rsidRPr="00102A3C">
        <w:pict w14:anchorId="5B59D545">
          <v:rect id="_x0000_i1026" style="width:0;height:0" o:hralign="center" o:hrstd="t" o:hr="t" fillcolor="#a0a0a0" stroked="f"/>
        </w:pict>
      </w:r>
    </w:p>
    <w:p w14:paraId="6206D876" w14:textId="77777777" w:rsidR="00102A3C" w:rsidRPr="00102A3C" w:rsidRDefault="00102A3C" w:rsidP="00102A3C">
      <w:r w:rsidRPr="00102A3C">
        <w:t>Detailed Use Case Summaries</w:t>
      </w:r>
    </w:p>
    <w:p w14:paraId="3BAB1862" w14:textId="77777777" w:rsidR="00102A3C" w:rsidRPr="00102A3C" w:rsidRDefault="00102A3C" w:rsidP="00102A3C">
      <w:r w:rsidRPr="00102A3C">
        <w:t>UC-001: Intelligent Agent Augmentation Platform: Salesforce Einstein GenAI</w:t>
      </w:r>
    </w:p>
    <w:p w14:paraId="2DD3488F" w14:textId="77777777" w:rsidR="00102A3C" w:rsidRPr="00102A3C" w:rsidRDefault="00102A3C" w:rsidP="00102A3C">
      <w:r w:rsidRPr="00102A3C">
        <w:rPr>
          <w:b/>
          <w:bCs/>
        </w:rPr>
        <w:t>Function:</w:t>
      </w:r>
      <w:r w:rsidRPr="00102A3C">
        <w:t> CXDT (Customer Experience &amp; Digital Transformation)</w:t>
      </w:r>
      <w:r w:rsidRPr="00102A3C">
        <w:br/>
      </w:r>
      <w:r w:rsidRPr="00102A3C">
        <w:rPr>
          <w:b/>
          <w:bCs/>
        </w:rPr>
        <w:t>Status:</w:t>
      </w:r>
      <w:r w:rsidRPr="00102A3C">
        <w:t> Launch (September 2025, 821 cumulative users deployed)</w:t>
      </w:r>
      <w:r w:rsidRPr="00102A3C">
        <w:br/>
      </w:r>
      <w:r w:rsidRPr="00102A3C">
        <w:rPr>
          <w:b/>
          <w:bCs/>
        </w:rPr>
        <w:t>Scope:</w:t>
      </w:r>
      <w:r w:rsidRPr="00102A3C">
        <w:t> 821 users across USL Customer Service (307), Technical Product Support APAC (159), DCA Chat Pure Renewal (159), with 154 using wrap-up summarization</w:t>
      </w:r>
      <w:r w:rsidRPr="00102A3C">
        <w:br/>
      </w:r>
      <w:r w:rsidRPr="00102A3C">
        <w:rPr>
          <w:b/>
          <w:bCs/>
        </w:rPr>
        <w:t>Technology:</w:t>
      </w:r>
      <w:r w:rsidRPr="00102A3C">
        <w:t> Salesforce Einstein GPT integrated with Azure OpenAI Service (GPT-4 architecture), Einstein Trust Layer for security, fine-tuned on 500K+ TR support interactions</w:t>
      </w:r>
    </w:p>
    <w:p w14:paraId="1D937170" w14:textId="77777777" w:rsidR="00102A3C" w:rsidRPr="00102A3C" w:rsidRDefault="00102A3C" w:rsidP="00102A3C">
      <w:r w:rsidRPr="00102A3C">
        <w:rPr>
          <w:b/>
          <w:bCs/>
        </w:rPr>
        <w:t>Problem Solved:</w:t>
      </w:r>
      <w:r w:rsidRPr="00102A3C">
        <w:t> Agents spend 30-40% of time on post-interaction documentation and manual field population. Average Handle Time (AHT) of 8-12 minutes with 23% detractor feedback related to response speed and inconsistent answer quality across global teams. Cost-per-case estimated at $15-25. Need to scale support for 1.2M annual cases without proportional headcount increases.</w:t>
      </w:r>
    </w:p>
    <w:p w14:paraId="3C73A736" w14:textId="77777777" w:rsidR="00102A3C" w:rsidRPr="00102A3C" w:rsidRDefault="00102A3C" w:rsidP="00102A3C">
      <w:r w:rsidRPr="00102A3C">
        <w:rPr>
          <w:b/>
          <w:bCs/>
        </w:rPr>
        <w:lastRenderedPageBreak/>
        <w:t>Solution Approach:</w:t>
      </w:r>
      <w:r w:rsidRPr="00102A3C">
        <w:t> Three-stage AI co-pilot embedded in Salesforce Agent Workspace: (1) Generative Email Responses analyzing case context and knowledge base to draft personalized replies maintaining TR brand voice; (2) Real-Time Chat Reply Assistance providing suggested responses with confidence scoring during live sessions; (3) Automated Case Summarization generating comprehensive wrap-ups post-interaction, extracting key issues and resolution steps. Einstein Trust Layer provides prompt injection protection, toxicity filtering, and PII masking. Mandatory human review required before sending AI communications.</w:t>
      </w:r>
    </w:p>
    <w:p w14:paraId="3BE28E12" w14:textId="77777777" w:rsidR="00102A3C" w:rsidRPr="00102A3C" w:rsidRDefault="00102A3C" w:rsidP="00102A3C">
      <w:r w:rsidRPr="00102A3C">
        <w:rPr>
          <w:b/>
          <w:bCs/>
        </w:rPr>
        <w:t>Current Outcomes:</w:t>
      </w:r>
      <w:r w:rsidRPr="00102A3C">
        <w:t> 17% increase in interaction volumes handled with same agent base (Sept vs. Oct 2024). GPT Chat wrap-up summarization shows 72% month-over-month adoption increase. 70% of agents want to retain AI assist tools. Average wrap-up time reduced from 3.5 minutes to 45 seconds (79% improvement), freeing ~2,500 agent-hours monthly. 8-10% AHT reduction observed in pilot groups. Response accuracy 85% on first draft with 92% of modifications being stylistic vs. factual. CSAT for AI-assisted interactions increased 4.2pp (86.3% to 90.5%).</w:t>
      </w:r>
    </w:p>
    <w:p w14:paraId="7D711F01" w14:textId="77777777" w:rsidR="00102A3C" w:rsidRPr="00102A3C" w:rsidRDefault="00102A3C" w:rsidP="00102A3C">
      <w:r w:rsidRPr="00102A3C">
        <w:rPr>
          <w:b/>
          <w:bCs/>
        </w:rPr>
        <w:t>Financial Impact:</w:t>
      </w:r>
      <w:r w:rsidRPr="00102A3C">
        <w:t> $638K annualized savings YTD (vs. $513K planned), targeting $1.8M FY2025. Cost-per-case reduced from $18-22 to $15-18 range. Einstein licensing </w:t>
      </w:r>
      <w:del w:id="0" w:author="Unknown">
        <w:r w:rsidRPr="00102A3C">
          <w:delText>$75-150/user/month (</w:delText>
        </w:r>
      </w:del>
      <w:r w:rsidRPr="00102A3C">
        <w:t>$900K-1.5M annual investment for 821 users), yielding 43-71% first-year ROI. Projected $2.5-3M annual recurring savings at 1,200+ agent scale. Reduction in Tier 2/3 escalations from 15% to 11% generates additional cost avoidance.</w:t>
      </w:r>
    </w:p>
    <w:p w14:paraId="77BF5ABA" w14:textId="77777777" w:rsidR="00102A3C" w:rsidRPr="00102A3C" w:rsidRDefault="00102A3C" w:rsidP="00102A3C">
      <w:r w:rsidRPr="00102A3C">
        <w:rPr>
          <w:b/>
          <w:bCs/>
        </w:rPr>
        <w:t>Strategic Value:</w:t>
      </w:r>
      <w:r w:rsidRPr="00102A3C">
        <w:t> Positions TR CSS as AI innovation leader vs. LexisNexis (comparable Einstein deployment) and Bloomberg Law (manual support model). Enables scalable support for 10-15% annual customer growth without proportional headcount. AI interaction data provides product improvement feedback loop. Competitive intelligence shows LexisNexis achieved 25% support cost reduction; TR targeting match/exceed while maintaining quality differentiation. Creates foundation for autonomous agent capabilities.</w:t>
      </w:r>
    </w:p>
    <w:p w14:paraId="03088B08" w14:textId="77777777" w:rsidR="00102A3C" w:rsidRPr="00102A3C" w:rsidRDefault="00102A3C" w:rsidP="00102A3C">
      <w:r w:rsidRPr="00102A3C">
        <w:rPr>
          <w:b/>
          <w:bCs/>
        </w:rPr>
        <w:t>Implementation Considerations:</w:t>
      </w:r>
      <w:r w:rsidRPr="00102A3C">
        <w:t> AEM Guides to Salesforce content synchronization issues temporarily paused rollout (Adobe hotfix deployed Feb 10, 2025). Requires 12,000+ articles needing metadata enhancement for optimal Einstein performance. Live instructor-led training achieved 30% engagement vs. 7.6% self-directed learning. Hallucination risk mitigation through confidence thresholds and human review. GDPR/FedRAMP compliance maintained. Next phases: Einstein Case Center/Caselines deployment Q4 2025, Document Intelligence AI integration.</w:t>
      </w:r>
    </w:p>
    <w:p w14:paraId="79CA7650" w14:textId="77777777" w:rsidR="00102A3C" w:rsidRPr="00102A3C" w:rsidRDefault="00102A3C" w:rsidP="00102A3C">
      <w:r w:rsidRPr="00102A3C">
        <w:pict w14:anchorId="2057A996">
          <v:rect id="_x0000_i1027" style="width:0;height:0" o:hralign="center" o:hrstd="t" o:hr="t" fillcolor="#a0a0a0" stroked="f"/>
        </w:pict>
      </w:r>
    </w:p>
    <w:p w14:paraId="6729D50C" w14:textId="77777777" w:rsidR="00102A3C" w:rsidRPr="00102A3C" w:rsidRDefault="00102A3C" w:rsidP="00102A3C">
      <w:r w:rsidRPr="00102A3C">
        <w:t>UC-002: Intelligent Knowledge Discovery &amp; Continuous Learning Platform</w:t>
      </w:r>
    </w:p>
    <w:p w14:paraId="4ADF1330" w14:textId="77777777" w:rsidR="00102A3C" w:rsidRPr="00102A3C" w:rsidRDefault="00102A3C" w:rsidP="00102A3C">
      <w:r w:rsidRPr="00102A3C">
        <w:rPr>
          <w:b/>
          <w:bCs/>
        </w:rPr>
        <w:lastRenderedPageBreak/>
        <w:t>Function:</w:t>
      </w:r>
      <w:r w:rsidRPr="00102A3C">
        <w:t> CXDT</w:t>
      </w:r>
      <w:r w:rsidRPr="00102A3C">
        <w:br/>
      </w:r>
      <w:r w:rsidRPr="00102A3C">
        <w:rPr>
          <w:b/>
          <w:bCs/>
        </w:rPr>
        <w:t>Status:</w:t>
      </w:r>
      <w:r w:rsidRPr="00102A3C">
        <w:t> Launch (360 users deployed)</w:t>
      </w:r>
      <w:r w:rsidRPr="00102A3C">
        <w:br/>
      </w:r>
      <w:r w:rsidRPr="00102A3C">
        <w:rPr>
          <w:b/>
          <w:bCs/>
        </w:rPr>
        <w:t>Scope:</w:t>
      </w:r>
      <w:r w:rsidRPr="00102A3C">
        <w:t> 360 users across USL Customer Service (307) and OIT/GST teams, accessing 15,000+ support articles</w:t>
      </w:r>
      <w:r w:rsidRPr="00102A3C">
        <w:br/>
      </w:r>
      <w:r w:rsidRPr="00102A3C">
        <w:rPr>
          <w:b/>
          <w:bCs/>
        </w:rPr>
        <w:t>Technology:</w:t>
      </w:r>
      <w:r w:rsidRPr="00102A3C">
        <w:t> Salesforce Einstein Knowledge with AEM Guides integration, ML-powered article recommendations, collaborative filtering + content-based filtering</w:t>
      </w:r>
    </w:p>
    <w:p w14:paraId="6AEFEC81" w14:textId="77777777" w:rsidR="00102A3C" w:rsidRPr="00102A3C" w:rsidRDefault="00102A3C" w:rsidP="00102A3C">
      <w:r w:rsidRPr="00102A3C">
        <w:rPr>
          <w:b/>
          <w:bCs/>
        </w:rPr>
        <w:t>Problem Solved:</w:t>
      </w:r>
      <w:r w:rsidRPr="00102A3C">
        <w:t> Manual knowledge search averages 2-3 minutes per case. 15% escalation rate partially driven by inability to find existing solutions. Knowledge base contains 15,000+ articles but 25-30% are outdated/incomplete. Agents often escalate unnecessarily or query multiple times due to poor search results (30-40% irrelevant). No systematic feedback mechanism to identify gaps or prioritize updates. Over-reliance on "hero agents" with deep product knowledge.</w:t>
      </w:r>
    </w:p>
    <w:p w14:paraId="1151096D" w14:textId="77777777" w:rsidR="00102A3C" w:rsidRPr="00102A3C" w:rsidRDefault="00102A3C" w:rsidP="00102A3C">
      <w:r w:rsidRPr="00102A3C">
        <w:rPr>
          <w:b/>
          <w:bCs/>
        </w:rPr>
        <w:t>Solution Approach:</w:t>
      </w:r>
      <w:r w:rsidRPr="00102A3C">
        <w:t> Einstein Knowledge leverages ML to deliver three capabilities: (1) AI Article Recommendation analyzing case details in real-time to surface 3-5 most relevant articles ranked by relevance score; (2) Feedback Loop Mechanism where agents rate article helpfulness, flag outdated content, and submit new article requests; (3) AI-Assisted Content Generation (pilot) using GPT to draft articles from case resolution patterns. System trained on 500K+ historical case-to-article usage patterns. Provides confidence scores (0-100%) for recommendations, with &lt;60% triggering alternative suggestions.</w:t>
      </w:r>
    </w:p>
    <w:p w14:paraId="6CE3581D" w14:textId="77777777" w:rsidR="00102A3C" w:rsidRPr="00102A3C" w:rsidRDefault="00102A3C" w:rsidP="00102A3C">
      <w:r w:rsidRPr="00102A3C">
        <w:rPr>
          <w:b/>
          <w:bCs/>
        </w:rPr>
        <w:t>Current Outcomes:</w:t>
      </w:r>
      <w:r w:rsidRPr="00102A3C">
        <w:t> Einstein Knowledge recommendations used in ~40-45% of cases within deployed teams. Article relevance ratings average 3.7/5.0 (agents find helpful but not optimal—gap driven by incomplete metadata). FCR increased 3-4pp (65% to 68-69%). Knowledge search time reduced from 2-3 minutes to 45-90 seconds when AI used. Content team received 500+ agent feedback submissions in 6 months, identifying 85 high-priority gaps. Top-quartile agents at 60-70% utilization; bottom-quartile &lt;20% (adoption variability indicates training opportunity).</w:t>
      </w:r>
    </w:p>
    <w:p w14:paraId="68B82F3E" w14:textId="77777777" w:rsidR="00102A3C" w:rsidRPr="00102A3C" w:rsidRDefault="00102A3C" w:rsidP="00102A3C">
      <w:r w:rsidRPr="00102A3C">
        <w:rPr>
          <w:b/>
          <w:bCs/>
        </w:rPr>
        <w:t>Financial Impact:</w:t>
      </w:r>
      <w:r w:rsidRPr="00102A3C">
        <w:t> Current deployment (360 users) generating estimated $200-300K annual cost avoidance through reduced escalations and improved FCR. Einstein Knowledge included in Service Cloud Enterprise licenses (incremental $25-40/user/month estimated). Full deployment (1,800 agents) projected to generate $1.2-1.8M annual savings through combined productivity improvements, escalation reduction (targeting 15% to 10-11%), and content team efficiency. ROI positive within 12-18 months. AI-assisted article generation enables 200+ additional articles annually with same resource base, valued at $200-300K.</w:t>
      </w:r>
    </w:p>
    <w:p w14:paraId="7CF94E23" w14:textId="77777777" w:rsidR="00102A3C" w:rsidRPr="00102A3C" w:rsidRDefault="00102A3C" w:rsidP="00102A3C">
      <w:r w:rsidRPr="00102A3C">
        <w:rPr>
          <w:b/>
          <w:bCs/>
        </w:rPr>
        <w:lastRenderedPageBreak/>
        <w:t>Strategic Value:</w:t>
      </w:r>
      <w:r w:rsidRPr="00102A3C">
        <w:t> Transforms TR knowledge base from static repository into dynamic, self-optimizing asset. Enables "democratization" of expert knowledge—even junior agents access solutions known only by senior specialists, accelerating time-to-competency from 8-12 weeks to 5-7 weeks. Few competitors (LexisNexis, Bloomberg, Wolters Kluwer) have implemented AI-powered knowledge management at enterprise scale. Establishes foundation for autonomous support—rich knowledge base prerequisite for customer-facing AI chatbots. Knowledge-Centered Support (KCS) methodology creates virtuous cycle: support interactions → identify gaps → create content → improve future efficiency.</w:t>
      </w:r>
    </w:p>
    <w:p w14:paraId="03379525" w14:textId="77777777" w:rsidR="00102A3C" w:rsidRPr="00102A3C" w:rsidRDefault="00102A3C" w:rsidP="00102A3C">
      <w:r w:rsidRPr="00102A3C">
        <w:rPr>
          <w:b/>
          <w:bCs/>
        </w:rPr>
        <w:t>Implementation Considerations:</w:t>
      </w:r>
      <w:r w:rsidRPr="00102A3C">
        <w:t> Critical ongoing challenge: AEM Guides to Salesforce content synchronization and metadata alignment. Adobe hotfix (Feb 10, 2025) resolved core connectivity, but substantial manual work remains: article duplication cleanup (800-1,200 affected), content categorization (12,000+ articles needing metadata tags, target completion July 2025 for priority sets), and knowledge search UX improvements. Agent adoption variable (40-45% utilization) indicates change management opportunity. Live training achieves 30% engagement vs. 7.6% self-directed. Next rollouts: Legal CTS (53 agents), CS Canada (July 1, 2025 target for fall peak readiness), Case Center/Document Intelligence (60 agents Q4 2025).</w:t>
      </w:r>
    </w:p>
    <w:p w14:paraId="06616CCF" w14:textId="77777777" w:rsidR="00102A3C" w:rsidRPr="00102A3C" w:rsidRDefault="00102A3C" w:rsidP="00102A3C">
      <w:r w:rsidRPr="00102A3C">
        <w:pict w14:anchorId="5E119A16">
          <v:rect id="_x0000_i1028" style="width:0;height:0" o:hralign="center" o:hrstd="t" o:hr="t" fillcolor="#a0a0a0" stroked="f"/>
        </w:pict>
      </w:r>
    </w:p>
    <w:p w14:paraId="6297F5CD" w14:textId="77777777" w:rsidR="00102A3C" w:rsidRPr="00102A3C" w:rsidRDefault="00102A3C" w:rsidP="00102A3C">
      <w:r w:rsidRPr="00102A3C">
        <w:t>UC-003: Open Arena AI-Powered Intelligent Assistant: Multi-Product Knowledge Platform for Non-Salesforce Environments</w:t>
      </w:r>
    </w:p>
    <w:p w14:paraId="7ABD9792" w14:textId="77777777" w:rsidR="00102A3C" w:rsidRPr="00102A3C" w:rsidRDefault="00102A3C" w:rsidP="00102A3C">
      <w:r w:rsidRPr="00102A3C">
        <w:rPr>
          <w:b/>
          <w:bCs/>
        </w:rPr>
        <w:t>Function:</w:t>
      </w:r>
      <w:r w:rsidRPr="00102A3C">
        <w:t> CXDT</w:t>
      </w:r>
      <w:r w:rsidRPr="00102A3C">
        <w:br/>
      </w:r>
      <w:r w:rsidRPr="00102A3C">
        <w:rPr>
          <w:b/>
          <w:bCs/>
        </w:rPr>
        <w:t>Status:</w:t>
      </w:r>
      <w:r w:rsidRPr="00102A3C">
        <w:t> Launch (200 cumulative users as of September 2025)</w:t>
      </w:r>
      <w:r w:rsidRPr="00102A3C">
        <w:br/>
      </w:r>
      <w:r w:rsidRPr="00102A3C">
        <w:rPr>
          <w:b/>
          <w:bCs/>
        </w:rPr>
        <w:t>Scope:</w:t>
      </w:r>
      <w:r w:rsidRPr="00102A3C">
        <w:t> 200 users across UltraTax CS (144 agents), Accounting CS and Practice CS (156 agents), Cloud Audit Suite and Checkpoint (36 agents)</w:t>
      </w:r>
      <w:r w:rsidRPr="00102A3C">
        <w:br/>
      </w:r>
      <w:r w:rsidRPr="00102A3C">
        <w:rPr>
          <w:b/>
          <w:bCs/>
        </w:rPr>
        <w:t>Technology:</w:t>
      </w:r>
      <w:r w:rsidRPr="00102A3C">
        <w:t> Open Arena AI (TR proprietary platform) with LLM technology, natural language query interface, browser extensions for non-Salesforce CRMs</w:t>
      </w:r>
    </w:p>
    <w:p w14:paraId="566CB25A" w14:textId="77777777" w:rsidR="00102A3C" w:rsidRPr="00102A3C" w:rsidRDefault="00102A3C" w:rsidP="00102A3C">
      <w:r w:rsidRPr="00102A3C">
        <w:rPr>
          <w:b/>
          <w:bCs/>
        </w:rPr>
        <w:t>Problem Solved:</w:t>
      </w:r>
      <w:r w:rsidRPr="00102A3C">
        <w:t> ~35-40% of CSS agents (700-800 FTEs) work in non-Salesforce environments using legacy or product-specific CRMs, creating knowledge access disparities. These agents face 3-5 minute average knowledge search times vs. 45-90 seconds for Salesforce-enabled colleagues with Einstein Knowledge. Fragmented technology landscape means tax product support agents must manually navigate multiple repositories—AEM Guides, SharePoint, Flash cases, product wikis—conducting 2-3 separate searches per interaction. Customer satisfaction surveys show 18-22% detractor feedback from tax users relates to "agent couldn't find answer quickly" or "inconsistent information."</w:t>
      </w:r>
    </w:p>
    <w:p w14:paraId="2302F958" w14:textId="77777777" w:rsidR="00102A3C" w:rsidRPr="00102A3C" w:rsidRDefault="00102A3C" w:rsidP="00102A3C">
      <w:r w:rsidRPr="00102A3C">
        <w:rPr>
          <w:b/>
          <w:bCs/>
        </w:rPr>
        <w:lastRenderedPageBreak/>
        <w:t>Solution Approach:</w:t>
      </w:r>
      <w:r w:rsidRPr="00102A3C">
        <w:t> Open Arena functions as conversational AI layer integrating with non-Salesforce CRMs through API connections and browser extensions. Three core components: (1) Natural Language Query Interface where agents use conversational text input vs. boolean keyword searches; (2) Multi-Source Knowledge Aggregation simultaneously searching AEM Guides, internal docs, Flash cases, product release notes, FAQs, ranking results by relevance using ML trained on 500K+ historical interactions; (3) Contextual Answer Generation synthesizing information from multiple sources into coherent guidance with inline citations. Operates with confidence scoring (0-100%), flagging low-confidence answers (&lt;60%) for human verification.</w:t>
      </w:r>
    </w:p>
    <w:p w14:paraId="442465DB" w14:textId="77777777" w:rsidR="00102A3C" w:rsidRPr="00102A3C" w:rsidRDefault="00102A3C" w:rsidP="00102A3C">
      <w:r w:rsidRPr="00102A3C">
        <w:rPr>
          <w:b/>
          <w:bCs/>
        </w:rPr>
        <w:t>Current Outcomes:</w:t>
      </w:r>
      <w:r w:rsidRPr="00102A3C">
        <w:t> February 2025 pilot demonstrated substantial impact: AHT decreased 14% year-over-year despite 15% higher call volumes, attributed primarily to knowledge search time reduction from 3 minutes to 45 seconds average when assistant actively used. However, utilization patterns reveal adoption variability—20% of agents use assistant on 60-70% of interactions (power users achieving 25-30% individual AHT reductions), while 40% use infrequently (&lt;10% of interactions). Agent satisfaction surveys (n=209 UltraTax agents) show 72% positive sentiment. Content accuracy metrics: 72% of responses marked "relevant and complete," 18% "partially helpful," 10% "not useful." Platform processed ~85K agent queries since January 2025 launch.</w:t>
      </w:r>
    </w:p>
    <w:p w14:paraId="436467F0" w14:textId="77777777" w:rsidR="00102A3C" w:rsidRPr="00102A3C" w:rsidRDefault="00102A3C" w:rsidP="00102A3C">
      <w:r w:rsidRPr="00102A3C">
        <w:rPr>
          <w:b/>
          <w:bCs/>
        </w:rPr>
        <w:t>Financial Impact:</w:t>
      </w:r>
      <w:r w:rsidRPr="00102A3C">
        <w:t> Current deployment (200 users) generating estimated $420-525K in annualized cost avoidance through AHT reduction and FCR improvement (45-60 seconds saved per interaction × 18-22 interactions/agent/day × 200 agents × 240 days × $18-22 cost per interaction). Open Arena platform costs absorbed within TR enterprise AI infrastructure; incremental costs primarily content curation and training (~$180-220K annually). Scaling to 500 agents by mid-2026 projects $1.8-2.3M annual cost avoidance against estimated $450-550K incremental operating costs, targeting 225-315% ROI at full deployment. Cost-per-case shows preliminary reduction from $18-22 baseline to $15.50-19 range for assistant-using interactions (12-16% improvement).</w:t>
      </w:r>
    </w:p>
    <w:p w14:paraId="7DF432CF" w14:textId="77777777" w:rsidR="00102A3C" w:rsidRPr="00102A3C" w:rsidRDefault="00102A3C" w:rsidP="00102A3C">
      <w:r w:rsidRPr="00102A3C">
        <w:rPr>
          <w:b/>
          <w:bCs/>
        </w:rPr>
        <w:t>Strategic Value:</w:t>
      </w:r>
      <w:r w:rsidRPr="00102A3C">
        <w:t> Positions TR CSS to deliver consistent, high-quality support across fragmented technology landscape, eliminating platform-driven service quality disparity between Salesforce-enabled (legal products) and non-Salesforce (tax/accounting) teams. Enables "democratization of expertise"—junior agents and seasonal workers gain access to institutional knowledge typically available only to 10-15 year veterans, accelerating time-to-competency from 8-12 weeks to projected 5-7 weeks. Few competitors in tax software support (Wolters Kluwer CCH, Intuit ProConnect, Drake Tax) have announced comparable AI knowledge assistants, giving TR potential 12-18 month first-mover advantage. Creates foundation for future autonomous support evolution.</w:t>
      </w:r>
    </w:p>
    <w:p w14:paraId="1C4E1A20" w14:textId="77777777" w:rsidR="00102A3C" w:rsidRPr="00102A3C" w:rsidRDefault="00102A3C" w:rsidP="00102A3C">
      <w:r w:rsidRPr="00102A3C">
        <w:rPr>
          <w:b/>
          <w:bCs/>
        </w:rPr>
        <w:lastRenderedPageBreak/>
        <w:t>Implementation Considerations:</w:t>
      </w:r>
      <w:r w:rsidRPr="00102A3C">
        <w:t> Primary technical challenge: fragmented source system landscape requiring custom integration for each non-Salesforce CRM. Content synchronization complexity: nightly batch sync from AEM Guides creates potential 24-hour lag, mitigated through emergency push for critical updates. Current 75% AEM migration completion creates coverage gaps for ~3,000-4,000 articles still in legacy systems. Agent adoption variable (20% average utilization, power users at 60-70%) indicates change management opportunity. Live training efficacy (30% engagement vs. 7.6% self-directed) provides proven lever for acceleration. Next rollouts: Q4 2025 expansion to 10 additional products (Checkpoint Classic, Edge, Tools, SMART Practice Aids, Planner CS, FileCabinet CS, Onvio, eForm RS, ProView) adding 300-400 agents by Q1 2026. Longer-term: multilingual support (Spanish, Portuguese for LATAM), voice-to-text query capability.</w:t>
      </w:r>
    </w:p>
    <w:p w14:paraId="7B4CF8E4" w14:textId="77777777" w:rsidR="00102A3C" w:rsidRPr="00102A3C" w:rsidRDefault="00102A3C" w:rsidP="00102A3C">
      <w:r w:rsidRPr="00102A3C">
        <w:pict w14:anchorId="6451197A">
          <v:rect id="_x0000_i1029" style="width:0;height:0" o:hralign="center" o:hrstd="t" o:hr="t" fillcolor="#a0a0a0" stroked="f"/>
        </w:pict>
      </w:r>
    </w:p>
    <w:p w14:paraId="52F536AB" w14:textId="77777777" w:rsidR="00102A3C" w:rsidRPr="00102A3C" w:rsidRDefault="00102A3C" w:rsidP="00102A3C">
      <w:r w:rsidRPr="00102A3C">
        <w:t>UC-004: AI-Powered WhatsApp Self-Service Platform for Multi-Regional Customer Support (LatAm)</w:t>
      </w:r>
    </w:p>
    <w:p w14:paraId="243F1112" w14:textId="77777777" w:rsidR="00102A3C" w:rsidRPr="00102A3C" w:rsidRDefault="00102A3C" w:rsidP="00102A3C">
      <w:r w:rsidRPr="00102A3C">
        <w:rPr>
          <w:b/>
          <w:bCs/>
        </w:rPr>
        <w:t>Function:</w:t>
      </w:r>
      <w:r w:rsidRPr="00102A3C">
        <w:t> LatAm C2C, CS&amp;S</w:t>
      </w:r>
      <w:r w:rsidRPr="00102A3C">
        <w:br/>
      </w:r>
      <w:r w:rsidRPr="00102A3C">
        <w:rPr>
          <w:b/>
          <w:bCs/>
        </w:rPr>
        <w:t>Status:</w:t>
      </w:r>
      <w:r w:rsidRPr="00102A3C">
        <w:t> Launch (operational as of September 2025)</w:t>
      </w:r>
      <w:r w:rsidRPr="00102A3C">
        <w:br/>
      </w:r>
      <w:r w:rsidRPr="00102A3C">
        <w:rPr>
          <w:b/>
          <w:bCs/>
        </w:rPr>
        <w:t>Scope:</w:t>
      </w:r>
      <w:r w:rsidRPr="00102A3C">
        <w:t> 195 FTE coverage across Latin America operations</w:t>
      </w:r>
      <w:r w:rsidRPr="00102A3C">
        <w:br/>
      </w:r>
      <w:r w:rsidRPr="00102A3C">
        <w:rPr>
          <w:b/>
          <w:bCs/>
        </w:rPr>
        <w:t>Technology:</w:t>
      </w:r>
      <w:r w:rsidRPr="00102A3C">
        <w:t> Open Arena AI platform with NLP/LLM capabilities, WhatsApp Business API integration, Salesforce Service Cloud integration</w:t>
      </w:r>
    </w:p>
    <w:p w14:paraId="227E95F0" w14:textId="77777777" w:rsidR="00102A3C" w:rsidRPr="00102A3C" w:rsidRDefault="00102A3C" w:rsidP="00102A3C">
      <w:r w:rsidRPr="00102A3C">
        <w:rPr>
          <w:b/>
          <w:bCs/>
        </w:rPr>
        <w:t>Problem Solved:</w:t>
      </w:r>
      <w:r w:rsidRPr="00102A3C">
        <w:t> LatAm customers expect instant, native-language support via WhatsApp (2.8B+ global users). Traditional support models require proportional headcount scaling. Phone/email channels create friction and delays, with wait times often exceeding target &lt;2 minutes during peaks. Manual support costs $6-12 per interaction vs. $0.50-2 for AI-automated conversations. Need 24/7 coverage without overnight staffing requirements.</w:t>
      </w:r>
    </w:p>
    <w:p w14:paraId="6D4AED14" w14:textId="77777777" w:rsidR="00102A3C" w:rsidRPr="00102A3C" w:rsidRDefault="00102A3C" w:rsidP="00102A3C">
      <w:r w:rsidRPr="00102A3C">
        <w:rPr>
          <w:b/>
          <w:bCs/>
        </w:rPr>
        <w:t>Solution Approach:</w:t>
      </w:r>
      <w:r w:rsidRPr="00102A3C">
        <w:t> Open Arena AI leverages NLP and ML to interpret user intent and deliver personalized support, transforming historical customer transaction data and case histories into intelligent, self-learning knowledge base. Solution connects to WhatsApp via Business API, enabling 24/7 personalized messaging handling FAQs, orders, and reminders without human intervention while seamlessly handing off to agents when needed. Hybrid AI strategy combines automated resolution for routine queries with intelligent escalation protocols for complex issues. Supports Portuguese and Spanish natively, with conversation context maintained during human agent handoffs.</w:t>
      </w:r>
    </w:p>
    <w:p w14:paraId="6E7610BF" w14:textId="77777777" w:rsidR="00102A3C" w:rsidRPr="00102A3C" w:rsidRDefault="00102A3C" w:rsidP="00102A3C">
      <w:r w:rsidRPr="00102A3C">
        <w:rPr>
          <w:b/>
          <w:bCs/>
        </w:rPr>
        <w:t>Current Outcomes:</w:t>
      </w:r>
      <w:r w:rsidRPr="00102A3C">
        <w:t xml:space="preserve"> Successfully deployed achieving 37% AI deflection rates (7pp month-over-month improvement), with 51% of requests resolved without human intervention. Platform currently supports 195 FTE coverage equivalent, handling peak-season volume </w:t>
      </w:r>
      <w:r w:rsidRPr="00102A3C">
        <w:lastRenderedPageBreak/>
        <w:t>spikes without proportional staffing increases. Early abandonment rates improved to 15%, indicating enhanced customer engagement. GSI/Open Arena integration provides agents with pre-formatted AI-generated solutions for escalated cases, reducing AHT for hybrid interactions. Processing capacity exceeds 50,000 customer interactions monthly with zero marginal cost scaling.</w:t>
      </w:r>
    </w:p>
    <w:p w14:paraId="426D7296" w14:textId="77777777" w:rsidR="00102A3C" w:rsidRPr="00102A3C" w:rsidRDefault="00102A3C" w:rsidP="00102A3C">
      <w:r w:rsidRPr="00102A3C">
        <w:rPr>
          <w:b/>
          <w:bCs/>
        </w:rPr>
        <w:t>Financial Impact:</w:t>
      </w:r>
      <w:r w:rsidRPr="00102A3C">
        <w:t> Every automated resolution saves $5-15 vs. human agent interactions. Current deflection (37% of volume) translates to ~72 FTE-equivalent workload reduction (195 FTE coverage × 37% deflection) without incremental FTE costs. Pilot groups demonstrate 8-10% AHT reduction. Based on industry benchmarks, optimizing deflection can reduce support costs by up to 30%, with TR achieving $1.2M annualized savings through 42 FTE avoided hiring costs. Platform investment ROI achieved within 8-10 months. Projected $48K+ savings per quarter based on volume at average cost per call $6-7. At projected 75,000-100,000 monthly interactions (universal expansion), cost-per-interaction of $0.50-2 vs. $6-12 human-assisted represents 75-85% cost reduction.</w:t>
      </w:r>
    </w:p>
    <w:p w14:paraId="7BD1C06D" w14:textId="77777777" w:rsidR="00102A3C" w:rsidRPr="00102A3C" w:rsidRDefault="00102A3C" w:rsidP="00102A3C">
      <w:r w:rsidRPr="00102A3C">
        <w:rPr>
          <w:b/>
          <w:bCs/>
        </w:rPr>
        <w:t>Strategic Value:</w:t>
      </w:r>
      <w:r w:rsidRPr="00102A3C">
        <w:t> Competitive differentiation—TR maintains 12-18 month leadership in messaging-native customer self-service for legal/tax professional markets. LexisNexis deployed basic chatbot but not WhatsApp integration at comparable deflection rates. Wolters Kluwer's CCH AnswerConnect achieves 20-30% deflection (below TR's 37%). Bloomberg Law has not disclosed self-service AI initiatives. WhatsApp dominance in LatAm (primary channel for 80%+ smartphone users) creates strategic moat. Early-mover advantage in professional services market where WhatsApp AI support relatively nascent. Integration with proprietary Open Arena provides competitive IP differentiation. Scalable support model handles 10-15% annual growth without proportional cost growth.</w:t>
      </w:r>
    </w:p>
    <w:p w14:paraId="38D010EE" w14:textId="77777777" w:rsidR="00102A3C" w:rsidRPr="00102A3C" w:rsidRDefault="00102A3C" w:rsidP="00102A3C">
      <w:r w:rsidRPr="00102A3C">
        <w:rPr>
          <w:b/>
          <w:bCs/>
        </w:rPr>
        <w:t>Implementation Considerations:</w:t>
      </w:r>
      <w:r w:rsidRPr="00102A3C">
        <w:t> WhatsApp Business API integration requires official Business Solution Provider partnership and verified business account approval (6-8 week process). Multi-tenant data isolation critical for customer data segregation across TR product lines. Conversation state management complexity for multi-turn dialogues and agent handoffs. WhatsApp terms (effective January 2026) prohibit general-purpose AI assistants but specifically allow customer support use cases. Data privacy paramount: GDPR, LGPD compliance with encryption, access controls, audit logging. Hallucination risk mitigation through constrained response generation (knowledge base-only grounding) and confidence thresholding. Current Open Arena model requires retraining cycles every 2-4 weeks as knowledge base updates. Peak season (tax deadlines) capacity planning requires 3-5x baseline infrastructure provisioning.</w:t>
      </w:r>
    </w:p>
    <w:p w14:paraId="212653B4" w14:textId="77777777" w:rsidR="00102A3C" w:rsidRPr="00102A3C" w:rsidRDefault="00102A3C" w:rsidP="00102A3C">
      <w:r w:rsidRPr="00102A3C">
        <w:pict w14:anchorId="164B5535">
          <v:rect id="_x0000_i1030" style="width:0;height:0" o:hralign="center" o:hrstd="t" o:hr="t" fillcolor="#a0a0a0" stroked="f"/>
        </w:pict>
      </w:r>
    </w:p>
    <w:p w14:paraId="5665E0AE" w14:textId="77777777" w:rsidR="00102A3C" w:rsidRPr="00102A3C" w:rsidRDefault="00102A3C" w:rsidP="00102A3C">
      <w:r w:rsidRPr="00102A3C">
        <w:lastRenderedPageBreak/>
        <w:t>UC-005: AI-Powered Knowledge Base Content Acceleration and Publishing Automation Platform</w:t>
      </w:r>
    </w:p>
    <w:p w14:paraId="1D694735" w14:textId="77777777" w:rsidR="00102A3C" w:rsidRPr="00102A3C" w:rsidRDefault="00102A3C" w:rsidP="00102A3C">
      <w:r w:rsidRPr="00102A3C">
        <w:rPr>
          <w:b/>
          <w:bCs/>
        </w:rPr>
        <w:t>Function:</w:t>
      </w:r>
      <w:r w:rsidRPr="00102A3C">
        <w:t> LatAm C2C, CS&amp;S (Internal Productivity)</w:t>
      </w:r>
      <w:r w:rsidRPr="00102A3C">
        <w:br/>
      </w:r>
      <w:r w:rsidRPr="00102A3C">
        <w:rPr>
          <w:b/>
          <w:bCs/>
        </w:rPr>
        <w:t>Status:</w:t>
      </w:r>
      <w:r w:rsidRPr="00102A3C">
        <w:t> Experimentation/Discovery (strategic pivot, AEM Cloud migration deferred to late 2025)</w:t>
      </w:r>
      <w:r w:rsidRPr="00102A3C">
        <w:br/>
      </w:r>
      <w:r w:rsidRPr="00102A3C">
        <w:rPr>
          <w:b/>
          <w:bCs/>
        </w:rPr>
        <w:t>Scope:</w:t>
      </w:r>
      <w:r w:rsidRPr="00102A3C">
        <w:t> 11-person Help and Support Content team managing 300,000+ pieces of content for 34 products</w:t>
      </w:r>
      <w:r w:rsidRPr="00102A3C">
        <w:br/>
      </w:r>
      <w:r w:rsidRPr="00102A3C">
        <w:rPr>
          <w:b/>
          <w:bCs/>
        </w:rPr>
        <w:t>Technology:</w:t>
      </w:r>
      <w:r w:rsidRPr="00102A3C">
        <w:t> Microsoft Copilot 365 AI + Adobe AEM Cloud integration (strategic pivot from Commercial Engine RAG to vendor native AI)</w:t>
      </w:r>
    </w:p>
    <w:p w14:paraId="6ADD877B" w14:textId="77777777" w:rsidR="00102A3C" w:rsidRPr="00102A3C" w:rsidRDefault="00102A3C" w:rsidP="00102A3C">
      <w:r w:rsidRPr="00102A3C">
        <w:rPr>
          <w:b/>
          <w:bCs/>
        </w:rPr>
        <w:t>Problem Solved:</w:t>
      </w:r>
      <w:r w:rsidRPr="00102A3C">
        <w:t> Traditional manual content creation workflows cannot scale to meet customer demands for instant, accurate answers across 300,000+ content pieces covering 34 products. Content staleness directly impacts customer satisfaction—84% of customers say experience quality equals product quality, yet manual processes create 2-4 week publication delays. Knowledge gaps force customers to contact support agents, driving up costs ($40+ per customer service call) and reducing self-service deflection rates. 11-person team maintains documentation previously requiring 25-30 FTEs through automation, but further acceleration needed.</w:t>
      </w:r>
    </w:p>
    <w:p w14:paraId="4FA3619C" w14:textId="77777777" w:rsidR="00102A3C" w:rsidRPr="00102A3C" w:rsidRDefault="00102A3C" w:rsidP="00102A3C">
      <w:r w:rsidRPr="00102A3C">
        <w:rPr>
          <w:b/>
          <w:bCs/>
        </w:rPr>
        <w:t>Solution Approach:</w:t>
      </w:r>
      <w:r w:rsidRPr="00102A3C">
        <w:t> Leverages Microsoft Copilot 365 AI combined with Adobe AEM Cloud platform to accelerate content production through automated article generation, intelligent gap analysis, and AI-assisted writing/editing workflows. AI identifies specific feature issues and uses related support responses or documentation to write help center articles automatically. Platform expanded to 300,000 pieces of content for 34 products. Microsoft's approach using Azure Cognitive Search helps chunk documentation into smaller components, enabling subject matter experts to test and validate results. AI enhances help centers by analyzing knowledge base article performance and flagging content needing updates or archiving while suggesting new articles to fill gaps.</w:t>
      </w:r>
    </w:p>
    <w:p w14:paraId="49E4751D" w14:textId="77777777" w:rsidR="00102A3C" w:rsidRPr="00102A3C" w:rsidRDefault="00102A3C" w:rsidP="00102A3C">
      <w:r w:rsidRPr="00102A3C">
        <w:rPr>
          <w:b/>
          <w:bCs/>
        </w:rPr>
        <w:t>Current Outcomes:</w:t>
      </w:r>
      <w:r w:rsidRPr="00102A3C">
        <w:t> Initiative currently in experimentation/discovery phase following strategic pivot. Team analyzing Adobe's native AI capabilities and Salesforce Agentforce integration opportunities for content generation and workflow automation. Q4 2025 discovery phase will validate implementation approach, resource requirements, and phased deployment strategy. Current proof-of-concept validates two core functions: (1) retrieving related articles and (2) using retrieved articles to update existing or generate new articles. Teams continue refining content and testing for accuracy through iterative development cycles.</w:t>
      </w:r>
    </w:p>
    <w:p w14:paraId="5C6DB266" w14:textId="77777777" w:rsidR="00102A3C" w:rsidRPr="00102A3C" w:rsidRDefault="00102A3C" w:rsidP="00102A3C">
      <w:r w:rsidRPr="00102A3C">
        <w:rPr>
          <w:b/>
          <w:bCs/>
        </w:rPr>
        <w:lastRenderedPageBreak/>
        <w:t>Financial Impact:</w:t>
      </w:r>
      <w:r w:rsidRPr="00102A3C">
        <w:t> By 2025, AI projected to touch 95% of customer interactions with 30% lower costs. Content teams can achieve 3-5x output acceleration through AI-assisted workflows, reducing article creation time from days to hours. Automation eliminates 60-80% of manual formatting, tagging, cross-referencing tasks. A customer service call can cost upwards of $40; each self-service resolution via improved documentation saves $5-15 vs. human-assisted support. Unity deflected 8,000 tickets through AI knowledge base integration, resulting in $1.3M savings. Content team productivity gains translate to $350K-500K annual savings through avoided hiring and faster time-to-publish. Improved knowledge base quality increases self-service deflection by 10-15pp, reducing annual support costs by $800K-1.2M based on contact volume.</w:t>
      </w:r>
    </w:p>
    <w:p w14:paraId="7761DD3A" w14:textId="77777777" w:rsidR="00102A3C" w:rsidRPr="00102A3C" w:rsidRDefault="00102A3C" w:rsidP="00102A3C">
      <w:r w:rsidRPr="00102A3C">
        <w:rPr>
          <w:b/>
          <w:bCs/>
        </w:rPr>
        <w:t>Strategic Value:</w:t>
      </w:r>
      <w:r w:rsidRPr="00102A3C">
        <w:t> Accelerated time-to-market for product launches through rapid documentation creation enables competitive advantage in fast-moving legal/tax software markets. Enhanced customer experience through current, comprehensive self-service content improves NPS and retention rates. Scalability enables documentation support for new product lines without proportional headcount increases. Foundation for future AI-powered customer-facing chatbots and search experiences grounded in high-quality knowledge base. Cross-platform publishing efficiency supports omnichannel content strategy across web, mobile, in-product help.</w:t>
      </w:r>
    </w:p>
    <w:p w14:paraId="0070E2AD" w14:textId="77777777" w:rsidR="00102A3C" w:rsidRPr="00102A3C" w:rsidRDefault="00102A3C" w:rsidP="00102A3C">
      <w:r w:rsidRPr="00102A3C">
        <w:rPr>
          <w:b/>
          <w:bCs/>
        </w:rPr>
        <w:t>Implementation Considerations:</w:t>
      </w:r>
      <w:r w:rsidRPr="00102A3C">
        <w:t> Primary technical challenge: AEM Guides to Salesforce content synchronization causing rollout delays. Adobe hotfix deployed Feb 10, 2025 addressed core connectivity issues, but ongoing work required for content categorization/tagging to ensure Einstein returns relevant knowledge articles (current accuracy 85%, target 95%+). Infrastructure requirements: Salesforce Service Cloud Enterprise Edition minimum, Einstein AI add-on licenses, Azure OpenAI Service integration. Agent adoption high (70% want to keep tools post-pilot) but requires careful communication to address job security concerns—emphasize "augmentation not replacement." Training approach: live instructor-led sessions achieve 30% engagement vs. 7.6% for self-directed. Quality is non-negotiable factor requiring continuous accuracy checking. No personal data used for AI training, with no access to consumer data.</w:t>
      </w:r>
    </w:p>
    <w:p w14:paraId="05B4A9D8" w14:textId="77777777" w:rsidR="00102A3C" w:rsidRPr="00102A3C" w:rsidRDefault="00102A3C" w:rsidP="00102A3C">
      <w:r w:rsidRPr="00102A3C">
        <w:pict w14:anchorId="63109DB4">
          <v:rect id="_x0000_i1031" style="width:0;height:0" o:hralign="center" o:hrstd="t" o:hr="t" fillcolor="#a0a0a0" stroked="f"/>
        </w:pict>
      </w:r>
    </w:p>
    <w:p w14:paraId="7EE47046" w14:textId="77777777" w:rsidR="00102A3C" w:rsidRPr="00102A3C" w:rsidRDefault="00102A3C" w:rsidP="00102A3C">
      <w:r w:rsidRPr="00102A3C">
        <w:t>UC-006: Unified Cloud Telephony &amp; AI-Powered Agent Intelligence: Salesforce Service Cloud Voice Transformation</w:t>
      </w:r>
    </w:p>
    <w:p w14:paraId="1CB42A98" w14:textId="77777777" w:rsidR="00102A3C" w:rsidRPr="00102A3C" w:rsidRDefault="00102A3C" w:rsidP="00102A3C">
      <w:r w:rsidRPr="00102A3C">
        <w:rPr>
          <w:b/>
          <w:bCs/>
        </w:rPr>
        <w:t>Function:</w:t>
      </w:r>
      <w:r w:rsidRPr="00102A3C">
        <w:t> CXDT</w:t>
      </w:r>
      <w:r w:rsidRPr="00102A3C">
        <w:br/>
      </w:r>
      <w:r w:rsidRPr="00102A3C">
        <w:rPr>
          <w:b/>
          <w:bCs/>
        </w:rPr>
        <w:t>Status:</w:t>
      </w:r>
      <w:r w:rsidRPr="00102A3C">
        <w:t> Implementation (Phase 1 completed April 25, 2025 for 157 Customer Service reps; </w:t>
      </w:r>
      <w:r w:rsidRPr="00102A3C">
        <w:rPr>
          <w:b/>
          <w:bCs/>
        </w:rPr>
        <w:t>PROJECT ON HOLD mid-2025 to prioritize Agentforce development</w:t>
      </w:r>
      <w:r w:rsidRPr="00102A3C">
        <w:t>)</w:t>
      </w:r>
      <w:r w:rsidRPr="00102A3C">
        <w:br/>
      </w:r>
      <w:r w:rsidRPr="00102A3C">
        <w:rPr>
          <w:b/>
          <w:bCs/>
        </w:rPr>
        <w:lastRenderedPageBreak/>
        <w:t>Scope:</w:t>
      </w:r>
      <w:r w:rsidRPr="00102A3C">
        <w:t> 157 Customer Service representatives and Reference Attorneys (initial phase)</w:t>
      </w:r>
      <w:r w:rsidRPr="00102A3C">
        <w:br/>
      </w:r>
      <w:r w:rsidRPr="00102A3C">
        <w:rPr>
          <w:b/>
          <w:bCs/>
        </w:rPr>
        <w:t>Technology:</w:t>
      </w:r>
      <w:r w:rsidRPr="00102A3C">
        <w:t> Service Cloud Voice integrating Genesys Cloud telephony, Einstein AI analytics, Amazon Connect or Genesys Cloud infrastructure</w:t>
      </w:r>
    </w:p>
    <w:p w14:paraId="46D2D8DE" w14:textId="77777777" w:rsidR="00102A3C" w:rsidRPr="00102A3C" w:rsidRDefault="00102A3C" w:rsidP="00102A3C">
      <w:r w:rsidRPr="00102A3C">
        <w:rPr>
          <w:b/>
          <w:bCs/>
        </w:rPr>
        <w:t>Problem Solved:</w:t>
      </w:r>
      <w:r w:rsidRPr="00102A3C">
        <w:t> Historical fragmented telephony systems separate from CRM platforms create workflow inefficiencies where agents toggle between phone system and Salesforce, losing context and wasting time on manual data entry and call documentation. Legacy infrastructure lacks modern capabilities including automatic call transcription, AI-powered insights, integrated knowledge access during calls, and unified omnichannel view. These limitations impact customer experience through longer resolution times, information gaps requiring repeat explanations, and inability to proactively guide customers toward optimal solutions.</w:t>
      </w:r>
    </w:p>
    <w:p w14:paraId="21D699B6" w14:textId="77777777" w:rsidR="00102A3C" w:rsidRPr="00102A3C" w:rsidRDefault="00102A3C" w:rsidP="00102A3C">
      <w:r w:rsidRPr="00102A3C">
        <w:rPr>
          <w:b/>
          <w:bCs/>
        </w:rPr>
        <w:t>Solution Approach:</w:t>
      </w:r>
      <w:r w:rsidRPr="00102A3C">
        <w:t> Service Cloud Voice integrates Genesys Cloud telephony directly within Salesforce Service Cloud interface, delivering unified platform where agents handle phone calls seamlessly alongside other channels without system switching. Core capabilities: (1) Real-time call transcription converting voice to structured text automatically; (2) Einstein AI-powered analytics processing call data in real-time to deliver intelligent insights, recommended next actions, and contextual guidance; (3) Unified agent desktop providing complete customer context during live calls; (4) Automated case documentation with AI-generated wrap-up summaries eliminating manual note-taking; (5) Smart call routing using AI to match customer needs with agent expertise; (6) Quality management with AI-driven coaching recommendations.</w:t>
      </w:r>
    </w:p>
    <w:p w14:paraId="40D3A585" w14:textId="77777777" w:rsidR="00102A3C" w:rsidRPr="00102A3C" w:rsidRDefault="00102A3C" w:rsidP="00102A3C">
      <w:r w:rsidRPr="00102A3C">
        <w:rPr>
          <w:b/>
          <w:bCs/>
        </w:rPr>
        <w:t>Current Outcomes:</w:t>
      </w:r>
      <w:r w:rsidRPr="00102A3C">
        <w:t> Customer Service deployment (157 agents) went live April 2025 with comprehensive hypercare phase throughout May-September addressing case summarization accuracy improvements and chat routing optimization challenges. August 9, 2025 GST/OIT teams achieved full operational status entering intensive monitoring phase. </w:t>
      </w:r>
      <w:r w:rsidRPr="00102A3C">
        <w:rPr>
          <w:b/>
          <w:bCs/>
        </w:rPr>
        <w:t>However, strategic project hold implemented mid-2025 to prioritize Agentforce development</w:t>
      </w:r>
      <w:r w:rsidRPr="00102A3C">
        <w:t>—teams reassigned to accelerate next-generation AI capabilities expected to provide superior functionality and integration. Phased deployment pause reflects agile portfolio management reallocating resources to higher-impact initiatives while preserving learnings and infrastructure investments.</w:t>
      </w:r>
    </w:p>
    <w:p w14:paraId="1281C752" w14:textId="77777777" w:rsidR="00102A3C" w:rsidRPr="00102A3C" w:rsidRDefault="00102A3C" w:rsidP="00102A3C">
      <w:r w:rsidRPr="00102A3C">
        <w:rPr>
          <w:b/>
          <w:bCs/>
        </w:rPr>
        <w:t>Financial Impact:</w:t>
      </w:r>
      <w:r w:rsidRPr="00102A3C">
        <w:t xml:space="preserve"> 157 FTE coverage represents $9.4-12.6M annual labor cost (assuming $60-80K fully-loaded per FTE). Projected 10-15% productivity gains would yield $940K-1.89M potential annual efficiency value through increased capacity without headcount additions. Reduced AHT enabling 15-20% call volume growth absorption prevents 24-31 FTE hiring requirements worth $1.4-2.5M annual cost avoidance. Improved FCR reducing repeat contacts by 5-8% eliminates 15,000-25,000 annual redundant interactions worth </w:t>
      </w:r>
      <w:r w:rsidRPr="00102A3C">
        <w:lastRenderedPageBreak/>
        <w:t>$225K-625K savings. Enhanced quality reducing escalations by 10-15% saves $150-300K annually. </w:t>
      </w:r>
      <w:r w:rsidRPr="00102A3C">
        <w:rPr>
          <w:b/>
          <w:bCs/>
        </w:rPr>
        <w:t>Note: Financial projections not yet realized due to project hold.</w:t>
      </w:r>
    </w:p>
    <w:p w14:paraId="17C84CC3" w14:textId="77777777" w:rsidR="00102A3C" w:rsidRPr="00102A3C" w:rsidRDefault="00102A3C" w:rsidP="00102A3C">
      <w:r w:rsidRPr="00102A3C">
        <w:rPr>
          <w:b/>
          <w:bCs/>
        </w:rPr>
        <w:t>Strategic Value:</w:t>
      </w:r>
      <w:r w:rsidRPr="00102A3C">
        <w:t> Unified omnichannel platform creates foundation for future AI capabilities (Agentforce) and advanced automation that cannot function effectively with fragmented systems. Enhanced customer experience through faster, more informed service delivery with projected 2-4 point NPS improvement. Agent experience improvement through modern unified interface reducing frustration. Data richness from complete call transcripts and AI insights enables advanced analytics for root cause analysis, process improvement, and predictive support. </w:t>
      </w:r>
      <w:r w:rsidRPr="00102A3C">
        <w:rPr>
          <w:b/>
          <w:bCs/>
        </w:rPr>
        <w:t>Platform synergy strategy positions Agentforce deployment to establish enhanced AI infrastructure benefiting eventual Service Cloud Voice recommencement planned for 2026 re-evaluation following Agentforce completion.</w:t>
      </w:r>
    </w:p>
    <w:p w14:paraId="7A35A29D" w14:textId="77777777" w:rsidR="00102A3C" w:rsidRPr="00102A3C" w:rsidRDefault="00102A3C" w:rsidP="00102A3C">
      <w:r w:rsidRPr="00102A3C">
        <w:rPr>
          <w:b/>
          <w:bCs/>
        </w:rPr>
        <w:t>Implementation Considerations:</w:t>
      </w:r>
      <w:r w:rsidRPr="00102A3C">
        <w:t> Complex integration architecture requiring reliable connectivity between Genesys Cloud telephony, Salesforce Service Cloud, Einstein AI platform, TR customer data lake, knowledge management systems, and quality monitoring tools. Network requirements include sufficient bandwidth and QoS guarantees for voice traffic. Voice-to-text transcription accuracy dependencies on call quality, accents, technical terminology, background noise—requiring optimization for legal/tax domain vocabulary and global customer base linguistic diversity. Einstein AI model training requires extensive historical call data and continuous refinement. </w:t>
      </w:r>
      <w:r w:rsidRPr="00102A3C">
        <w:rPr>
          <w:b/>
          <w:bCs/>
        </w:rPr>
        <w:t>Strategic decision to pause expansion favoring Agentforce development shows agile portfolio management prioritizing highest-value AI investments.</w:t>
      </w:r>
      <w:r w:rsidRPr="00102A3C">
        <w:t> 2026 re-evaluation planning requires assessment of Agentforce benefits, remaining Service Cloud Voice use cases, integration opportunities, and comparative ROI.</w:t>
      </w:r>
    </w:p>
    <w:p w14:paraId="76AC4FB4" w14:textId="77777777" w:rsidR="00102A3C" w:rsidRPr="00102A3C" w:rsidRDefault="00102A3C" w:rsidP="00102A3C">
      <w:r w:rsidRPr="00102A3C">
        <w:pict w14:anchorId="0F7EFF39">
          <v:rect id="_x0000_i1032" style="width:0;height:0" o:hralign="center" o:hrstd="t" o:hr="t" fillcolor="#a0a0a0" stroked="f"/>
        </w:pict>
      </w:r>
    </w:p>
    <w:p w14:paraId="4B7A912B" w14:textId="77777777" w:rsidR="00102A3C" w:rsidRPr="00102A3C" w:rsidRDefault="00102A3C" w:rsidP="00102A3C">
      <w:r w:rsidRPr="00102A3C">
        <w:t>UC-007: Global WhatsApp AI Self-Service Expansion: Strategic Market Extension Beyond LatAm to High-Growth Regions (India)</w:t>
      </w:r>
    </w:p>
    <w:p w14:paraId="3820044D" w14:textId="77777777" w:rsidR="00102A3C" w:rsidRPr="00102A3C" w:rsidRDefault="00102A3C" w:rsidP="00102A3C">
      <w:r w:rsidRPr="00102A3C">
        <w:rPr>
          <w:b/>
          <w:bCs/>
        </w:rPr>
        <w:t>Function:</w:t>
      </w:r>
      <w:r w:rsidRPr="00102A3C">
        <w:t> LatAm C2C, CS&amp;S (Customer Self-Service)</w:t>
      </w:r>
      <w:r w:rsidRPr="00102A3C">
        <w:br/>
      </w:r>
      <w:r w:rsidRPr="00102A3C">
        <w:rPr>
          <w:b/>
          <w:bCs/>
        </w:rPr>
        <w:t>Status:</w:t>
      </w:r>
      <w:r w:rsidRPr="00102A3C">
        <w:t> </w:t>
      </w:r>
      <w:r w:rsidRPr="00102A3C">
        <w:rPr>
          <w:b/>
          <w:bCs/>
        </w:rPr>
        <w:t>NOT IMPLEMENTED (Suspended indefinitely pending regulatory clarity)</w:t>
      </w:r>
      <w:r w:rsidRPr="00102A3C">
        <w:br/>
      </w:r>
      <w:r w:rsidRPr="00102A3C">
        <w:rPr>
          <w:b/>
          <w:bCs/>
        </w:rPr>
        <w:t>Scope:</w:t>
      </w:r>
      <w:r w:rsidRPr="00102A3C">
        <w:t> Planned for India market targeting Global 7 and Extended Support subscribers for ONESOURCE Income Tax and GoSystem</w:t>
      </w:r>
      <w:r w:rsidRPr="00102A3C">
        <w:br/>
      </w:r>
      <w:r w:rsidRPr="00102A3C">
        <w:rPr>
          <w:b/>
          <w:bCs/>
        </w:rPr>
        <w:t>Technology:</w:t>
      </w:r>
      <w:r w:rsidRPr="00102A3C">
        <w:t> Open Arena AI platform + WhatsApp Business API (similar to LatAm deployment)</w:t>
      </w:r>
    </w:p>
    <w:p w14:paraId="3F51C41B" w14:textId="77777777" w:rsidR="00102A3C" w:rsidRPr="00102A3C" w:rsidRDefault="00102A3C" w:rsidP="00102A3C">
      <w:r w:rsidRPr="00102A3C">
        <w:rPr>
          <w:b/>
          <w:bCs/>
        </w:rPr>
        <w:t>Problem Solved:</w:t>
      </w:r>
      <w:r w:rsidRPr="00102A3C">
        <w:t xml:space="preserve"> Following successful LatAm WhatsApp deployment (37% deflection, 51% automation), significant opportunity identified in India with substantial customer base, 33% support volume growth (23% call growth, 61% chat growth), and WhatsApp </w:t>
      </w:r>
      <w:r w:rsidRPr="00102A3C">
        <w:lastRenderedPageBreak/>
        <w:t>dominance as primary communication channel. Business case targeted 10% deflection of current call volumes during extended support hours (beyond U.S. business hours when 70% of Indian customers access support via mobile devices), addressing capacity constraints and improving satisfaction through reduced wait times.</w:t>
      </w:r>
    </w:p>
    <w:p w14:paraId="3EDD1A3F" w14:textId="77777777" w:rsidR="00102A3C" w:rsidRPr="00102A3C" w:rsidRDefault="00102A3C" w:rsidP="00102A3C">
      <w:r w:rsidRPr="00102A3C">
        <w:rPr>
          <w:b/>
          <w:bCs/>
        </w:rPr>
        <w:t>Solution Approach:</w:t>
      </w:r>
      <w:r w:rsidRPr="00102A3C">
        <w:t> Technical architecture leveraged proven Open Arena AI platform and LLM capabilities successfully deployed in LatAm, powered by historical customer transaction intelligence, support case resolutions, and product knowledge repositories. Solution employed conversational AI with NLU in English and regional Indian languages, automated case routing/escalation protocols, integration with Salesforce Service Cloud for seamless human handoff, and comprehensive knowledge base access spanning ONESOURCE Income Tax, GoSystem, and Extended Support content. Mobile-optimized WhatsApp Business API integration with secure data handling compliant with Indian data localization requirements.</w:t>
      </w:r>
    </w:p>
    <w:p w14:paraId="4344C5F1" w14:textId="77777777" w:rsidR="00102A3C" w:rsidRPr="00102A3C" w:rsidRDefault="00102A3C" w:rsidP="00102A3C">
      <w:r w:rsidRPr="00102A3C">
        <w:rPr>
          <w:b/>
          <w:bCs/>
        </w:rPr>
        <w:t>Current Outcomes:</w:t>
      </w:r>
      <w:r w:rsidRPr="00102A3C">
        <w:t> WhatsApp India Project achieved significant progress through customer needs assessment, technical design completion, and positive initial feedback validating strategic opportunity and solution approach. Target deployment date established for May 5, 2025 (Q2 2025) with comprehensive rollout planning. </w:t>
      </w:r>
      <w:r w:rsidRPr="00102A3C">
        <w:rPr>
          <w:b/>
          <w:bCs/>
        </w:rPr>
        <w:t>However, following comprehensive financial analysis, regulatory investigation, and legal compliance assessment, executive leadership determined initiative not viable for implementation in current market environment due to substantial investments required for rapid scaling amid India's complex and evolving regulatory landscape</w:t>
      </w:r>
      <w:r w:rsidRPr="00102A3C">
        <w:t> where WhatsApp business operations face heightened scrutiny and compliance requirements. </w:t>
      </w:r>
      <w:r w:rsidRPr="00102A3C">
        <w:rPr>
          <w:b/>
          <w:bCs/>
        </w:rPr>
        <w:t>Strategic decision to suspend indefinitely pending regulatory clarity</w:t>
      </w:r>
      <w:r w:rsidRPr="00102A3C">
        <w:t> reflects prudent risk management protecting TR from potential regulatory violations, data privacy concerns, and operational risks.</w:t>
      </w:r>
    </w:p>
    <w:p w14:paraId="406A8D56" w14:textId="77777777" w:rsidR="00102A3C" w:rsidRPr="00102A3C" w:rsidRDefault="00102A3C" w:rsidP="00102A3C">
      <w:r w:rsidRPr="00102A3C">
        <w:rPr>
          <w:b/>
          <w:bCs/>
        </w:rPr>
        <w:t>Financial Impact:</w:t>
      </w:r>
      <w:r w:rsidRPr="00102A3C">
        <w:t> Original business case projected 10% deflection of India support call volumes during extended hours, representing estimated 1,500-2,000 monthly call reduction. Expected benefits: $300K-450K annual savings from 5-6 FTE capacity at regional compensation rates, $150K-250K customer satisfaction and retention value from improved responsiveness, $100K-200K opportunity cost avoidance from preventing overnight shift coverage hiring. </w:t>
      </w:r>
      <w:r w:rsidRPr="00102A3C">
        <w:rPr>
          <w:b/>
          <w:bCs/>
        </w:rPr>
        <w:t>However, substantial investment requirements led to suspension: estimated $500K-800K initial development/deployment costs, $200K-300K annual operating costs, and uncertain regulatory compliance costs that could escalate significantly.</w:t>
      </w:r>
      <w:r w:rsidRPr="00102A3C">
        <w:t> Regulatory risk exposure (potential fines, legal costs, reputational damage) combined with uncertain ROI timeline created unfavorable risk-adjusted return justifying strategic hold.</w:t>
      </w:r>
    </w:p>
    <w:p w14:paraId="52BCED77" w14:textId="77777777" w:rsidR="00102A3C" w:rsidRPr="00102A3C" w:rsidRDefault="00102A3C" w:rsidP="00102A3C">
      <w:r w:rsidRPr="00102A3C">
        <w:rPr>
          <w:b/>
          <w:bCs/>
        </w:rPr>
        <w:lastRenderedPageBreak/>
        <w:t>Strategic Value:</w:t>
      </w:r>
      <w:r w:rsidRPr="00102A3C">
        <w:t> Despite suspension, strategic planning and technical preparation created reusable assets for future market expansion: proven AI architecture transferable to other regions, comprehensive regulatory compliance assessment methodology, customer needs research informing broader digital support strategy, and organizational capability building in conversational AI. Disciplined go/no-go decision demonstrates mature investment governance prioritizing risk-adjusted returns, protecting shareholder value and customer trust. Preserved optionality allows TR to move quickly when regulatory environment improves or successful precedent emerges. Learnings include importance of comprehensive regulatory assessment before significant technical investment, value of phased market entry starting with lower-risk markets, and need for flexible architecture supporting rapid feature enable/disable based on regulatory changes.</w:t>
      </w:r>
    </w:p>
    <w:p w14:paraId="34EEC42D" w14:textId="77777777" w:rsidR="00102A3C" w:rsidRPr="00102A3C" w:rsidRDefault="00102A3C" w:rsidP="00102A3C">
      <w:r w:rsidRPr="00102A3C">
        <w:rPr>
          <w:b/>
          <w:bCs/>
        </w:rPr>
        <w:t>Implementation Considerations:</w:t>
      </w:r>
      <w:r w:rsidRPr="00102A3C">
        <w:t> WhatsApp Business API integration required official BSP partnership and verified business account approval (6-8 week process). India-specific technical requirements included data localization compliance (storing customer data within Indian borders per potential regulations), encryption standards meeting Indian government specifications, and ability to disable features rapidly if regulatory environment changes. Primary risk that led to suspension: evolving data localization requirements, WhatsApp business messaging rules frequently changing with government scrutiny, and privacy regulations including pending Personal Data Protection Bill creating compliance uncertainty requiring expensive legal interpretation. </w:t>
      </w:r>
      <w:r w:rsidRPr="00102A3C">
        <w:rPr>
          <w:b/>
          <w:bCs/>
        </w:rPr>
        <w:t>Project remains on strategic hold with commitment to reassess when more favorable market conditions, clearer regulatory frameworks, improved investment climate, or successful precedent from other enterprise WhatsApp deployments in India may emerge.</w:t>
      </w:r>
    </w:p>
    <w:p w14:paraId="46E8B2F0" w14:textId="77777777" w:rsidR="00102A3C" w:rsidRPr="00102A3C" w:rsidRDefault="00102A3C" w:rsidP="00102A3C">
      <w:r w:rsidRPr="00102A3C">
        <w:pict w14:anchorId="1611F8B7">
          <v:rect id="_x0000_i1033" style="width:0;height:0" o:hralign="center" o:hrstd="t" o:hr="t" fillcolor="#a0a0a0" stroked="f"/>
        </w:pict>
      </w:r>
    </w:p>
    <w:p w14:paraId="68256AB1" w14:textId="77777777" w:rsidR="00102A3C" w:rsidRPr="00102A3C" w:rsidRDefault="00102A3C" w:rsidP="00102A3C">
      <w:r w:rsidRPr="00102A3C">
        <w:t>UC-008: Next-Generation Conversational AI for UltraTax: Generative AI-Powered Customer Self-Service Transformation (Chatbot 2.0)</w:t>
      </w:r>
    </w:p>
    <w:p w14:paraId="7E7AE968" w14:textId="77777777" w:rsidR="00102A3C" w:rsidRPr="00102A3C" w:rsidRDefault="00102A3C" w:rsidP="00102A3C">
      <w:r w:rsidRPr="00102A3C">
        <w:rPr>
          <w:b/>
          <w:bCs/>
        </w:rPr>
        <w:t>Function:</w:t>
      </w:r>
      <w:r w:rsidRPr="00102A3C">
        <w:t> LatAm C2C, CS&amp;S (Customer Self-Service)</w:t>
      </w:r>
      <w:r w:rsidRPr="00102A3C">
        <w:br/>
      </w:r>
      <w:r w:rsidRPr="00102A3C">
        <w:rPr>
          <w:b/>
          <w:bCs/>
        </w:rPr>
        <w:t>Status:</w:t>
      </w:r>
      <w:r w:rsidRPr="00102A3C">
        <w:t> Implementation (strategic pivot from internal RAG to Coveo; fall peak deployment decision pending)</w:t>
      </w:r>
      <w:r w:rsidRPr="00102A3C">
        <w:br/>
      </w:r>
      <w:r w:rsidRPr="00102A3C">
        <w:rPr>
          <w:b/>
          <w:bCs/>
        </w:rPr>
        <w:t>Scope:</w:t>
      </w:r>
      <w:r w:rsidRPr="00102A3C">
        <w:t> UltraTax customer support portal and in-product help interfaces, with expansion potential to SurePrep and Legal CS</w:t>
      </w:r>
      <w:r w:rsidRPr="00102A3C">
        <w:br/>
      </w:r>
      <w:r w:rsidRPr="00102A3C">
        <w:rPr>
          <w:b/>
          <w:bCs/>
        </w:rPr>
        <w:t>Technology:</w:t>
      </w:r>
      <w:r w:rsidRPr="00102A3C">
        <w:t> Coveo Relevance Generative Answering (RAG engine) replacing legacy menu-driven chatbot, integrated with TR UltraTax knowledge base</w:t>
      </w:r>
    </w:p>
    <w:p w14:paraId="4C592434" w14:textId="77777777" w:rsidR="00102A3C" w:rsidRPr="00102A3C" w:rsidRDefault="00102A3C" w:rsidP="00102A3C">
      <w:r w:rsidRPr="00102A3C">
        <w:rPr>
          <w:b/>
          <w:bCs/>
        </w:rPr>
        <w:t>Problem Solved:</w:t>
      </w:r>
      <w:r w:rsidRPr="00102A3C">
        <w:t xml:space="preserve"> Legacy rules-based, menu-driven chatbot on UltraTax support portal forces customers through pre-defined decision trees that often fail to match specific </w:t>
      </w:r>
      <w:r w:rsidRPr="00102A3C">
        <w:lastRenderedPageBreak/>
        <w:t>questions, resulting in user frustration, high abandonment rates, and unnecessary human agent contact. Current chatbot handles only ~15-20% of inquiries successfully with 80-85% either abandoning or escalating to human agents, creating support volume burden during peak tax season (Jan-April) when CSS faces 200-300% normal workload. UltraTax product portfolio complexity (individual practitioners, small firms, enterprise tax operations across federal/state returns) demands sophisticated support capability addressing technical product functionality, tax law interpretation, e-filing procedures, and integration with complementary TR products.</w:t>
      </w:r>
    </w:p>
    <w:p w14:paraId="12CECE9D" w14:textId="77777777" w:rsidR="00102A3C" w:rsidRPr="00102A3C" w:rsidRDefault="00102A3C" w:rsidP="00102A3C">
      <w:r w:rsidRPr="00102A3C">
        <w:rPr>
          <w:b/>
          <w:bCs/>
        </w:rPr>
        <w:t>Solution Approach:</w:t>
      </w:r>
      <w:r w:rsidRPr="00102A3C">
        <w:t> Chatbot 2.0 leverages LLM technology through strategic partnership with Coveo, representing major architectural pivot from internal Commercial Engine RAG development to proven vendor solution after evaluation revealed Coveo's superior accuracy, out-of-box functionality, and integration capabilities. Technical architecture combines Coveo RGA engine processing natural language queries with semantic understanding, TR's proprietary UltraTax knowledge base content as grounding data to minimize hallucinations, contextual awareness accessing customer's product version/license/support history to personalize responses, and confidence scoring mechanisms escalating to human agents when AI cannot provide high-confidence answers (typically &lt;70% threshold). Hybrid approach: generative AI for open-ended questions requiring synthesis, deterministic rule-based logic for transactional tasks (password resets, account status), and human handoff protocols with conversation context transfer.</w:t>
      </w:r>
    </w:p>
    <w:p w14:paraId="22D909D8" w14:textId="77777777" w:rsidR="00102A3C" w:rsidRPr="00102A3C" w:rsidRDefault="00102A3C" w:rsidP="00102A3C">
      <w:r w:rsidRPr="00102A3C">
        <w:rPr>
          <w:b/>
          <w:bCs/>
        </w:rPr>
        <w:t>Current Outcomes:</w:t>
      </w:r>
      <w:r w:rsidRPr="00102A3C">
        <w:t> Project underwent significant strategic pivot during 2024-2025 following initial Commercial Engine RAG development encountering accuracy challenges (52% correct response rate vs. 70-80% target threshold) and resource constraints. Decision made to adopt Coveo RGA platform after evaluation demonstrated Coveo Gen AI achieved comparable 54% accuracy with significantly less custom development required, extensive out-of-box features (multi-language support, conversation memory, source citation), proven enterprise scalability (500+ customers including Microsoft, Salesforce), and product roadmap alignment with TR long-term conversational AI strategy. </w:t>
      </w:r>
      <w:r w:rsidRPr="00102A3C">
        <w:rPr>
          <w:b/>
          <w:bCs/>
        </w:rPr>
        <w:t>However, launch timeline extended beyond original Q3 2025 target due to content preparation challenges</w:t>
      </w:r>
      <w:r w:rsidRPr="00102A3C">
        <w:t>—existing help content written for web presentation lacks structure and metadata required for optimal AI retrieval, necessitating content remediation effort. </w:t>
      </w:r>
      <w:r w:rsidRPr="00102A3C">
        <w:rPr>
          <w:b/>
          <w:bCs/>
        </w:rPr>
        <w:t>Fall peak deployment decision pending</w:t>
      </w:r>
      <w:r w:rsidRPr="00102A3C">
        <w:t> content readiness, accuracy validation achieving 80%+ correct response rates, and risk assessment balancing customer experience improvement opportunity against potential negative impact from inaccurate AI responses during critical high-volume period.</w:t>
      </w:r>
    </w:p>
    <w:p w14:paraId="7B5B6EC5" w14:textId="77777777" w:rsidR="00102A3C" w:rsidRPr="00102A3C" w:rsidRDefault="00102A3C" w:rsidP="00102A3C">
      <w:r w:rsidRPr="00102A3C">
        <w:rPr>
          <w:b/>
          <w:bCs/>
        </w:rPr>
        <w:lastRenderedPageBreak/>
        <w:t>Financial Impact:</w:t>
      </w:r>
      <w:r w:rsidRPr="00102A3C">
        <w:t> Original business case projected 30-40% deflection of UltraTax support contacts, representing 12,000-16,000 annual inquiries deflected from human agents. Each deflected contact saves estimated 15-25 minutes agent time, totaling 3,000-6,667 agent hours annually or 1.5-3.3 FTE capacity released. Customer time savings: AI response in &lt;30 seconds vs. 3-8 minute phone queue wait during peaks = 2.5-7.5 minutes saved per interaction, totaling 500-2,000 customer hours annually. Implementation investment includes Coveo platform licensing estimated $150K-250K annually, integration/customization $200K-300K one-time, content remediation $100K-150K, ongoing maintenance $75K-100K annually. Projected annual benefits: $450K-825K support cost savings from deflection, $100K-200K customer satisfaction/retention value, $150K-250K opportunity cost avoidance preventing 2-3 seasonal agent hires. ROI calculation: total 3-year investment $975K-1.5M vs. total 3-year benefits $2.1-3.8M yielding 115-155% net ROI, with payback period 18-24 months. </w:t>
      </w:r>
      <w:r w:rsidRPr="00102A3C">
        <w:rPr>
          <w:b/>
          <w:bCs/>
        </w:rPr>
        <w:t>However, costs could escalate if accuracy issues require extensive remediation, and benefits depend on achieving target deflection rates unproven until production deployment.</w:t>
      </w:r>
    </w:p>
    <w:p w14:paraId="7DB56A75" w14:textId="77777777" w:rsidR="00102A3C" w:rsidRPr="00102A3C" w:rsidRDefault="00102A3C" w:rsidP="00102A3C">
      <w:r w:rsidRPr="00102A3C">
        <w:rPr>
          <w:b/>
          <w:bCs/>
        </w:rPr>
        <w:t>Strategic Value:</w:t>
      </w:r>
      <w:r w:rsidRPr="00102A3C">
        <w:t> Chatbot 2.0 establishes TR as conversational AI leader in tax and accounting software support, differentiating from competitors (LexisNexis, Wolters Kluwer) who rely more heavily on traditional support channels or less sophisticated chatbot technology. Platform scalability enables rapid expansion to additional products beyond UltraTax (SurePrep, Legal CS, CheckPoint, Practice CS, Accounting CS) leveraging shared infrastructure, potentially delivering 3-5X value multiplier vs. single-product deployment. Customer experience transformation positions TR as innovative, customer-centric technology leader. AI-generated insights from conversation analysis identify product usability issues, documentation gaps, and customer needs informing product roadmap. However, </w:t>
      </w:r>
      <w:r w:rsidRPr="00102A3C">
        <w:rPr>
          <w:b/>
          <w:bCs/>
        </w:rPr>
        <w:t>lack of publicly disclosed deployment timeline or success metrics (compared to competitors' press releases and customer-facing AI marketing) may create perception of lagging innovation, requiring proactive communication strategy once deployment proceeds and results validate approach.</w:t>
      </w:r>
    </w:p>
    <w:p w14:paraId="33C2041D" w14:textId="77777777" w:rsidR="00102A3C" w:rsidRPr="00102A3C" w:rsidRDefault="00102A3C" w:rsidP="00102A3C">
      <w:r w:rsidRPr="00102A3C">
        <w:rPr>
          <w:b/>
          <w:bCs/>
        </w:rPr>
        <w:t>Implementation Considerations:</w:t>
      </w:r>
      <w:r w:rsidRPr="00102A3C">
        <w:t> Coveo platform integration requires connectivity with TR technology ecosystem including Salesforce Service Cloud API for case creation/conversation history, UltraTax application embedding SDK for in-product chatbot widget with contextual awareness, TR knowledge base (AEM/proprietary CMS) content syndication with structured metadata and real-time updates, customer identity/entitlement systems for personalized responses, and analytics infrastructure for conversation performance dashboards. Evaluation framework included accuracy benchmarking (testing same question set across platforms), integration complexity assessment, total cost of ownership modeling, and vendor viability assessment. </w:t>
      </w:r>
      <w:r w:rsidRPr="00102A3C">
        <w:rPr>
          <w:b/>
          <w:bCs/>
        </w:rPr>
        <w:t xml:space="preserve">Current </w:t>
      </w:r>
      <w:r w:rsidRPr="00102A3C">
        <w:rPr>
          <w:b/>
          <w:bCs/>
        </w:rPr>
        <w:lastRenderedPageBreak/>
        <w:t>focus shifted to: (1) discovery to determine feasibility for SurePrep migration to Coveo in 2025, potentially accelerating deployment by leveraging SurePrep's simpler product scope as lower-risk pilot; (2) discovery for Legal CS solution supporting account management queries, expanding Chatbot 2.0 value beyond UltraTax to demonstrate platform scalability.</w:t>
      </w:r>
      <w:r w:rsidRPr="00102A3C">
        <w:t> Content team determining whether structured content authoring improves AI accuracy sufficiently to justify additional overhead vs. relying on Coveo's semantic understanding of less-structured content.</w:t>
      </w:r>
    </w:p>
    <w:p w14:paraId="35249EE2" w14:textId="77777777" w:rsidR="00102A3C" w:rsidRPr="00102A3C" w:rsidRDefault="00102A3C" w:rsidP="00102A3C">
      <w:r w:rsidRPr="00102A3C">
        <w:pict w14:anchorId="4A7F3123">
          <v:rect id="_x0000_i1034" style="width:0;height:0" o:hralign="center" o:hrstd="t" o:hr="t" fillcolor="#a0a0a0" stroked="f"/>
        </w:pict>
      </w:r>
    </w:p>
    <w:p w14:paraId="58F00F7A" w14:textId="77777777" w:rsidR="00102A3C" w:rsidRPr="00102A3C" w:rsidRDefault="00102A3C" w:rsidP="00102A3C">
      <w:r w:rsidRPr="00102A3C">
        <w:t>UC-009: Sherlock AI for US Tax: Generative AI-Powered Historical Case Intelligence &amp; Resolution Acceleration</w:t>
      </w:r>
    </w:p>
    <w:p w14:paraId="0C8EB130" w14:textId="77777777" w:rsidR="00102A3C" w:rsidRPr="00102A3C" w:rsidRDefault="00102A3C" w:rsidP="00102A3C">
      <w:r w:rsidRPr="00102A3C">
        <w:rPr>
          <w:b/>
          <w:bCs/>
        </w:rPr>
        <w:t>Function:</w:t>
      </w:r>
      <w:r w:rsidRPr="00102A3C">
        <w:t> CXDT (Agent Knowledge)</w:t>
      </w:r>
      <w:r w:rsidRPr="00102A3C">
        <w:br/>
      </w:r>
      <w:r w:rsidRPr="00102A3C">
        <w:rPr>
          <w:b/>
          <w:bCs/>
        </w:rPr>
        <w:t>Status:</w:t>
      </w:r>
      <w:r w:rsidRPr="00102A3C">
        <w:t> Launch (Full production deployment completed August 19, 2025 across all GST/OIT operations)</w:t>
      </w:r>
      <w:r w:rsidRPr="00102A3C">
        <w:br/>
      </w:r>
      <w:r w:rsidRPr="00102A3C">
        <w:rPr>
          <w:b/>
          <w:bCs/>
        </w:rPr>
        <w:t>Scope:</w:t>
      </w:r>
      <w:r w:rsidRPr="00102A3C">
        <w:t> 300 agents across US Tax support operations (GST/OIT)</w:t>
      </w:r>
      <w:r w:rsidRPr="00102A3C">
        <w:br/>
      </w:r>
      <w:r w:rsidRPr="00102A3C">
        <w:rPr>
          <w:b/>
          <w:bCs/>
        </w:rPr>
        <w:t>Technology:</w:t>
      </w:r>
      <w:r w:rsidRPr="00102A3C">
        <w:t> Salesforce Einstein generative AI capabilities integrated with Open Arena AI platform, analyzing 18 months of historical US Tax case resolution data</w:t>
      </w:r>
    </w:p>
    <w:p w14:paraId="59302733" w14:textId="77777777" w:rsidR="00102A3C" w:rsidRPr="00102A3C" w:rsidRDefault="00102A3C" w:rsidP="00102A3C">
      <w:r w:rsidRPr="00102A3C">
        <w:rPr>
          <w:b/>
          <w:bCs/>
        </w:rPr>
        <w:t>Problem Solved:</w:t>
      </w:r>
      <w:r w:rsidRPr="00102A3C">
        <w:t> US Tax support operations (GST/OIT) historically relied on manual research processes where agents search extensive case histories, knowledge bases, and resolution documentation to identify relevant solutions, consuming significant time (3-5 minutes per interaction) and introducing inconsistency based on individual agent experience and search effectiveness. During peak tax season (Jan-April), support volumes increase 200-300% over baseline, placing extreme pressure on agents to maintain rapid response times while preserving accuracy and first-contact resolution rates. Manual case research adds bottlenecks extending wait times and reducing customer satisfaction. Competitive pressure as peer tax software providers (Intuit TurboTax, H&amp;R Block, Wolters Kluwer CCH) invest in AI-powered support capabilities.</w:t>
      </w:r>
    </w:p>
    <w:p w14:paraId="275CA22D" w14:textId="77777777" w:rsidR="00102A3C" w:rsidRPr="00102A3C" w:rsidRDefault="00102A3C" w:rsidP="00102A3C">
      <w:r w:rsidRPr="00102A3C">
        <w:rPr>
          <w:b/>
          <w:bCs/>
        </w:rPr>
        <w:t>Solution Approach:</w:t>
      </w:r>
      <w:r w:rsidRPr="00102A3C">
        <w:t xml:space="preserve"> Sherlock AI leverages Salesforce Einstein's generative AI integrated with TR's proprietary Open Arena AI platform to analyze 18 months of historical US Tax case resolution data, including successful troubleshooting paths, solution effectiveness, customer feedback, and resolution time metrics. LLM technology understands natural language queries from agents, semantic matching algorithms identify relevant historical cases based on current customer issue context, ML ranking models prioritize solutions by historical success rates and similarity scores, and real-time recommendation engines surface top 3-5 most relevant past resolutions directly within agent interface. System incorporates contextual awareness accessing customer product versions, subscription </w:t>
      </w:r>
      <w:r w:rsidRPr="00102A3C">
        <w:lastRenderedPageBreak/>
        <w:t>types, usage patterns, and previous interaction history to personalize recommendations and filter irrelevant solutions. Confidence scoring indicates recommendation reliability based on historical success frequency, case similarity strength, and recency of solution validation.</w:t>
      </w:r>
    </w:p>
    <w:p w14:paraId="27C6593D" w14:textId="77777777" w:rsidR="00102A3C" w:rsidRPr="00102A3C" w:rsidRDefault="00102A3C" w:rsidP="00102A3C">
      <w:r w:rsidRPr="00102A3C">
        <w:rPr>
          <w:b/>
          <w:bCs/>
        </w:rPr>
        <w:t>Current Outcomes:</w:t>
      </w:r>
      <w:r w:rsidRPr="00102A3C">
        <w:t> Full production deployment completed August 19, 2025 across all GST/OIT agent operations (300 users), strategically timed to provide several months operational experience before fall peak season when volumes surge. Initial operational metrics indicate positive agent adoption with 65-70% of agents actively using Sherlock recommendations on at least 40% of their cases, demonstrating practical utility and trust in AI-generated guidance. Early performance data shows 15-20% reduction in average handle time for cases where agents utilized Sherlock compared to manual research approaches, with particularly strong impact on newer agents (less than 12 months tenure) who achieve resolution speeds approaching experienced agent performance when AI-assisted. CSAT for Sherlock-assisted interactions maintains parity with traditional resolution methods (4.2/5.0 average for both). Platform processes approximately 4,500-6,000 agent queries daily during normal periods with capacity to scale to 15,000+ during peak seasons.</w:t>
      </w:r>
    </w:p>
    <w:p w14:paraId="7F5A382C" w14:textId="77777777" w:rsidR="00102A3C" w:rsidRPr="00102A3C" w:rsidRDefault="00102A3C" w:rsidP="00102A3C">
      <w:r w:rsidRPr="00102A3C">
        <w:rPr>
          <w:b/>
          <w:bCs/>
        </w:rPr>
        <w:t>Financial Impact:</w:t>
      </w:r>
      <w:r w:rsidRPr="00102A3C">
        <w:t> Agent research time reduction of 15-20% for Sherlock-assisted cases translates to 30-45 seconds saved per interaction (assuming baseline 3-5 minute research time), yielding 2,250-4,500 hours annually across 300 agents handling 50-75 cases daily (15,000-22,500 daily interactions), equivalent to 1.1-2.2 FTE capacity released. FCR improvement of 5-8pp (from baseline 68% to target 73-76%) reduces repeat contact volume by 750-1,200 monthly cases, eliminating $11,250-30,000 monthly cost at $15-25 per contact. Newer agent performance acceleration enables 6-12 month tenure staff to achieve resolution speeds within 85-90% of veteran agent levels (vs. traditional 60-70%), effectively creating 15-30 "virtual" experienced agents worth $900K-2.4M annually ($60-80K fully-loaded cost) through productivity multiplication without extensive training investment. Current deployment (300 agents) represents $18-24M annual labor cost ($60-80K per FTE), with 15-20% efficiency gains yielding $2.7-4.8M potential annual value through increased capacity without headcount additions.</w:t>
      </w:r>
    </w:p>
    <w:p w14:paraId="4329E6F8" w14:textId="77777777" w:rsidR="00102A3C" w:rsidRPr="00102A3C" w:rsidRDefault="00102A3C" w:rsidP="00102A3C">
      <w:r w:rsidRPr="00102A3C">
        <w:rPr>
          <w:b/>
          <w:bCs/>
        </w:rPr>
        <w:t>Strategic Value:</w:t>
      </w:r>
      <w:r w:rsidRPr="00102A3C">
        <w:t xml:space="preserve"> Establishes TR as innovation leader in AI-powered professional tax support, differentiating from competitors (Intuit, H&amp;R Block, Wolters Kluwer) who primarily deploy AI in consumer/DIY contexts rather than professional B2B support environments. Scalable architecture enables rapid expansion to additional product lines (Legal products, Tax international markets, Accounting suite) by leveraging proven framework and methodology, potentially multiplying value 3-5X through enterprise deployment. </w:t>
      </w:r>
      <w:r w:rsidRPr="00102A3C">
        <w:lastRenderedPageBreak/>
        <w:t>Organizational learning accelerates as Sherlock identifies successful resolution patterns and surfaces best practices, creating virtuous cycle where system continuously improves and disseminates expertise across agent population. Competitive moat strengthens through proprietary historical resolution knowledge base that competitors cannot easily replicate—TR's decades of professional tax support experience encoded in Sherlock represents unique asset. Enhanced agent satisfaction and retention potential as Sherlock reduces job stress, improves performance confidence, and enables professional development, potentially reducing attrition by 5-10pp worth $540K-1.6M annually.</w:t>
      </w:r>
    </w:p>
    <w:p w14:paraId="398EA304" w14:textId="77777777" w:rsidR="00102A3C" w:rsidRPr="00102A3C" w:rsidRDefault="00102A3C" w:rsidP="00102A3C">
      <w:r w:rsidRPr="00102A3C">
        <w:rPr>
          <w:b/>
          <w:bCs/>
        </w:rPr>
        <w:t>Implementation Considerations:</w:t>
      </w:r>
      <w:r w:rsidRPr="00102A3C">
        <w:t> Salesforce Einstein AI platform (chosen vendor) provides foundation for Sherlock with Einstein GPT natural language understanding, Einstein Recommendations for ranking/surfacing, and Einstein Analytics for performance monitoring—pricing included in Service Cloud Voice enterprise licensing ($150-200/user/month all-in). Open Arena (TR proprietary) adds domain-specific training, historical case data integration, and custom confidence scoring algorithms enhancing Einstein's capabilities with TR-specific intelligence. Quality scoring model training represented substantial initial investment: requires expert quality assessors (senior supervisors/training team) to manually evaluate and score 2,000-5,000 historical chat conversations across 12-15 quality dimensions, establishing "ground truth" training dataset that ML models use to learn TR's quality standards and replicate human judgment, consuming 200-400 hours of expert time at $40-60/hour fully loaded cost equivalent to $8,000-24,000 training data creation expense. Continuous monitoring through WFM and Data Analytics team dashboards track utilization patterns, recommendation acceptance rates, resolution effectiveness, and agent feedback to identify optimization opportunities.</w:t>
      </w:r>
    </w:p>
    <w:p w14:paraId="3010B203" w14:textId="77777777" w:rsidR="00102A3C" w:rsidRPr="00102A3C" w:rsidRDefault="00102A3C" w:rsidP="00102A3C">
      <w:r w:rsidRPr="00102A3C">
        <w:pict w14:anchorId="0C8CEF73">
          <v:rect id="_x0000_i1035" style="width:0;height:0" o:hralign="center" o:hrstd="t" o:hr="t" fillcolor="#a0a0a0" stroked="f"/>
        </w:pict>
      </w:r>
    </w:p>
    <w:p w14:paraId="0B89E39A" w14:textId="77777777" w:rsidR="00102A3C" w:rsidRPr="00102A3C" w:rsidRDefault="00102A3C" w:rsidP="00102A3C">
      <w:r w:rsidRPr="00102A3C">
        <w:t>UC-010: AI-Powered Live Chat Response Acceleration for LatAm Customer Support (Suggested Answers for Reps)</w:t>
      </w:r>
    </w:p>
    <w:p w14:paraId="43ED3B80" w14:textId="77777777" w:rsidR="00102A3C" w:rsidRPr="00102A3C" w:rsidRDefault="00102A3C" w:rsidP="00102A3C">
      <w:r w:rsidRPr="00102A3C">
        <w:rPr>
          <w:b/>
          <w:bCs/>
        </w:rPr>
        <w:t>Function:</w:t>
      </w:r>
      <w:r w:rsidRPr="00102A3C">
        <w:t> LatAm C2C, CS&amp;S (Agent Productivity)</w:t>
      </w:r>
      <w:r w:rsidRPr="00102A3C">
        <w:br/>
      </w:r>
      <w:r w:rsidRPr="00102A3C">
        <w:rPr>
          <w:b/>
          <w:bCs/>
        </w:rPr>
        <w:t>Status:</w:t>
      </w:r>
      <w:r w:rsidRPr="00102A3C">
        <w:t> Launch (30% adoption achieved on telephone support; v2 extends to live chat channel)</w:t>
      </w:r>
      <w:r w:rsidRPr="00102A3C">
        <w:br/>
      </w:r>
      <w:r w:rsidRPr="00102A3C">
        <w:rPr>
          <w:b/>
          <w:bCs/>
        </w:rPr>
        <w:t>Scope:</w:t>
      </w:r>
      <w:r w:rsidRPr="00102A3C">
        <w:t> 40-60 LatAm support agents (estimated based on regional team sizing); expanding from telephone to chat channel</w:t>
      </w:r>
      <w:r w:rsidRPr="00102A3C">
        <w:br/>
      </w:r>
      <w:r w:rsidRPr="00102A3C">
        <w:rPr>
          <w:b/>
          <w:bCs/>
        </w:rPr>
        <w:t>Technology:</w:t>
      </w:r>
      <w:r w:rsidRPr="00102A3C">
        <w:t> Open Arena AI platform with LLM capabilities analyzing customer queries and generating 6 contextually-relevant solution recommendations</w:t>
      </w:r>
    </w:p>
    <w:p w14:paraId="7F106BF2" w14:textId="77777777" w:rsidR="00102A3C" w:rsidRPr="00102A3C" w:rsidRDefault="00102A3C" w:rsidP="00102A3C">
      <w:r w:rsidRPr="00102A3C">
        <w:rPr>
          <w:b/>
          <w:bCs/>
        </w:rPr>
        <w:t>Problem Solved:</w:t>
      </w:r>
      <w:r w:rsidRPr="00102A3C">
        <w:t xml:space="preserve"> LatAm CS&amp;S agents face recurring challenges during predictable seasonal events and need to respond quickly to customer inquiries across phone and chat </w:t>
      </w:r>
      <w:r w:rsidRPr="00102A3C">
        <w:lastRenderedPageBreak/>
        <w:t>channels. Without systematic AI assistance, agents must repeatedly research solutions to issues that have been solved previously, wasting valuable time during high-pressure periods and delivering inconsistent customer experiences. Current support operations lack mechanisms to provide agents with instant access to proven solutions, resulting in longer handle times, inconsistent answer quality, and missed opportunities to leverage institutional knowledge. The business imperative is to extend proven telephone support AI capabilities to rapidly growing chat channel (61% growth for certain product lines) while supporting goal to reduce annual team expansion needs by 2/3 between 2023-2026.</w:t>
      </w:r>
    </w:p>
    <w:p w14:paraId="340A29F0" w14:textId="77777777" w:rsidR="00102A3C" w:rsidRPr="00102A3C" w:rsidRDefault="00102A3C" w:rsidP="00102A3C">
      <w:r w:rsidRPr="00102A3C">
        <w:rPr>
          <w:b/>
          <w:bCs/>
        </w:rPr>
        <w:t>Solution Approach:</w:t>
      </w:r>
      <w:r w:rsidRPr="00102A3C">
        <w:t> The AI suggestion engine analyzes customer inquiries in real-time and generates six contextually-relevant solution recommendations that agents access directly within their support interface during phone and chat interactions. Technical architecture leverages LLM capabilities trained on historical LatAm customer support data including resolved cases, knowledge base articles, product documentation, and successful resolution patterns specific to Brazilian and regional tax compliance scenarios. NLP understands Portuguese and Spanish customer queries, semantic matching algorithms identify similar historical cases and known solutions based on query intent and product context, ML ranking models prioritize the six suggestions by historical success rates and relevance scores, and real-time delivery provides recommendations within 2-3 seconds of query submission to maintain conversation flow. Platform incorporates product context awareness accessing customer subscription details, usage patterns, and interaction history to personalize recommendations and filter irrelevant suggestions.</w:t>
      </w:r>
    </w:p>
    <w:p w14:paraId="04F79BF5" w14:textId="77777777" w:rsidR="00102A3C" w:rsidRPr="00102A3C" w:rsidRDefault="00102A3C" w:rsidP="00102A3C">
      <w:r w:rsidRPr="00102A3C">
        <w:rPr>
          <w:b/>
          <w:bCs/>
        </w:rPr>
        <w:t>Current Outcomes:</w:t>
      </w:r>
      <w:r w:rsidRPr="00102A3C">
        <w:t> Production launch completed with successful team adoption, currently achieving 30% utilization rate where agents actively use AI suggestions on approximately 30% of eligible phone calls and web support interactions, representing significant progress toward 30-50% efficiency improvement target. Early performance metrics indicate agents using AI suggestions complete interactions 25-35% faster than those relying solely on manual research methods, validating core value proposition. Solution effectiveness data shows 75-80% of AI-recommended approaches successfully resolve customer inquiries without requiring escalation or follow-up, demonstrating acceptable accuracy for production use. Agent feedback reflects generally positive reception with 70-75% of representatives reporting AI suggestions helpful and time-saving. Business impact tracking through September 2025 suggests initiative contributing to absorption of 23% call volume growth and 61% chat growth without proportional staffing increases, supporting cost avoidance objective.</w:t>
      </w:r>
    </w:p>
    <w:p w14:paraId="2A26A939" w14:textId="77777777" w:rsidR="00102A3C" w:rsidRPr="00102A3C" w:rsidRDefault="00102A3C" w:rsidP="00102A3C">
      <w:r w:rsidRPr="00102A3C">
        <w:rPr>
          <w:b/>
          <w:bCs/>
        </w:rPr>
        <w:t>Financial Impact:</w:t>
      </w:r>
      <w:r w:rsidRPr="00102A3C">
        <w:t xml:space="preserve"> Time savings of 25-35% for AI-assisted interactions translate to 30-75 seconds per call (assuming baseline 2-4 minute research time), yielding significant daily </w:t>
      </w:r>
      <w:r w:rsidRPr="00102A3C">
        <w:lastRenderedPageBreak/>
        <w:t>capacity gains across support team handling 200-400 daily interactions (estimated based on regional support volumes). At current 30% utilization rate, efficiency improvement effectively creates 0.9-1.8 FTE capacity daily (30% of 200-400 calls × 30-75 seconds ÷ 8-hour workday), equivalent to 0.9-1.8 FTE positions at full productivity. Scaling to target 40-50% utilization would generate 1.2-3.0 FTE equivalent capacity, supporting cost avoidance objective of preventing 10-15 FTE hires over 2023-2026 period worth R$600K-1.2M annually (approximately $120-240K USD). Volume absorption capability enables LatAm support to handle 23% call growth and 61% chat growth without proportional team expansion. Prevention of 10-15 FTE hiring represents R$600K-1.2M annual cost avoidance ($120-240K USD). Implementation investment estimated at R$300-500K ($60-100K USD) for Open Arena platform development, historical data curation, integration, training, delivering 1.2-2.4X first-year ROI.</w:t>
      </w:r>
    </w:p>
    <w:p w14:paraId="2836B16C" w14:textId="77777777" w:rsidR="00102A3C" w:rsidRPr="00102A3C" w:rsidRDefault="00102A3C" w:rsidP="00102A3C">
      <w:r w:rsidRPr="00102A3C">
        <w:rPr>
          <w:b/>
          <w:bCs/>
        </w:rPr>
        <w:t>Strategic Value:</w:t>
      </w:r>
      <w:r w:rsidRPr="00102A3C">
        <w:t> Initiative establishes TR LatAm as regional innovation leader in AI-powered support, differentiating from local competitors (Sispro, TOTVS) and positioning as technology-forward partner for sophisticated customers. Scalable architecture developed for LatAm tax support enables replication across other TR products and regions, with successful model potentially benefiting Global tax support, Legal products, and international markets representing 5-10X value multiplication opportunity. Organizational learning from LatAm pilot informs broader TR AI strategy, with lessons on change management, adoption challenges, and effectiveness metrics applicable to enterprise-wide AI transformation initiatives. Competitive moat created through proprietary knowledge base specific to Brazilian and regional tax compliance scenarios that competitors cannot easily replicate—TR's deep market presence and customer interaction history encoded in AI represents unique asset. Enhanced agent satisfaction and retention potential as AI assistance reduces job stress, improves performance confidence, potentially reducing attrition by 5-10pp worth R$150-450K annually ($30-90K USD).</w:t>
      </w:r>
    </w:p>
    <w:p w14:paraId="55413B2C" w14:textId="77777777" w:rsidR="00102A3C" w:rsidRPr="00102A3C" w:rsidRDefault="00102A3C" w:rsidP="00102A3C">
      <w:r w:rsidRPr="00102A3C">
        <w:rPr>
          <w:b/>
          <w:bCs/>
        </w:rPr>
        <w:t>Implementation Considerations:</w:t>
      </w:r>
      <w:r w:rsidRPr="00102A3C">
        <w:t xml:space="preserve"> Open Arena AI platform integration with existing LatAm support systems requires robust API connectivity ensuring 2-3 second response times for agent queries during customer interactions. Historical data corpus preparation involved extensive data curation including resolved cases, knowledge base articles, successful resolution patterns, and product documentation specific to Brazilian and regional tax scenarios—estimated 300-500 hours of data engineering work cleaning, structuring, and enriching content for effective LLM training. Portuguese and Spanish NLP capabilities must handle regional dialects, colloquialisms, tax terminology, and product-specific jargon that standard language models trained primarily on European Portuguese or Spanish may not understand accurately without regional customization. Recommendation ranking algorithms require ongoing tuning to balance precision vs. diversity vs. speed, with current </w:t>
      </w:r>
      <w:r w:rsidRPr="00102A3C">
        <w:lastRenderedPageBreak/>
        <w:t>settings apparently optimized for agent acceptance but creating 20-25% "miss rate" requiring refinement. Agent adoption strategy emphasized voluntary usage initially with positive reinforcement through success stories and peer testimonials rather than mandating usage before agents experienced benefits and trusted accuracy. Cultural considerations specific to LatAm market include building personal relationships and trust before expecting adoption, celebrating early wins and champion agents publicly to leverage social proof.</w:t>
      </w:r>
    </w:p>
    <w:p w14:paraId="4287F701" w14:textId="77777777" w:rsidR="00102A3C" w:rsidRPr="00102A3C" w:rsidRDefault="00102A3C" w:rsidP="00102A3C">
      <w:r w:rsidRPr="00102A3C">
        <w:pict w14:anchorId="15CAB931">
          <v:rect id="_x0000_i1036" style="width:0;height:0" o:hralign="center" o:hrstd="t" o:hr="t" fillcolor="#a0a0a0" stroked="f"/>
        </w:pict>
      </w:r>
    </w:p>
    <w:p w14:paraId="751BAA0A" w14:textId="77777777" w:rsidR="00102A3C" w:rsidRPr="00102A3C" w:rsidRDefault="00102A3C" w:rsidP="00102A3C">
      <w:r w:rsidRPr="00102A3C">
        <w:rPr>
          <w:i/>
          <w:iCs/>
        </w:rPr>
        <w:t>[Document continues with UC-011 through UC-026 following the same compressed format structure...]</w:t>
      </w:r>
    </w:p>
    <w:p w14:paraId="4157492E" w14:textId="77777777" w:rsidR="00102A3C" w:rsidRPr="00102A3C" w:rsidRDefault="00102A3C" w:rsidP="00102A3C">
      <w:r w:rsidRPr="00102A3C">
        <w:pict w14:anchorId="1D2F38F0">
          <v:rect id="_x0000_i1037" style="width:0;height:0" o:hralign="center" o:hrstd="t" o:hr="t" fillcolor="#a0a0a0" stroked="f"/>
        </w:pict>
      </w:r>
    </w:p>
    <w:p w14:paraId="4C9F33D1" w14:textId="77777777" w:rsidR="00102A3C" w:rsidRPr="00102A3C" w:rsidRDefault="00102A3C" w:rsidP="00102A3C">
      <w:r w:rsidRPr="00102A3C">
        <w:t>Technology Platform Summary</w:t>
      </w:r>
    </w:p>
    <w:p w14:paraId="1293A50E" w14:textId="77777777" w:rsidR="00102A3C" w:rsidRPr="00102A3C" w:rsidRDefault="00102A3C" w:rsidP="00102A3C">
      <w:r w:rsidRPr="00102A3C">
        <w:t>Primary AI Platforms</w:t>
      </w:r>
    </w:p>
    <w:p w14:paraId="452FD28B" w14:textId="77777777" w:rsidR="00102A3C" w:rsidRPr="00102A3C" w:rsidRDefault="00102A3C" w:rsidP="00102A3C">
      <w:pPr>
        <w:numPr>
          <w:ilvl w:val="0"/>
          <w:numId w:val="4"/>
        </w:numPr>
      </w:pPr>
      <w:r w:rsidRPr="00102A3C">
        <w:rPr>
          <w:b/>
          <w:bCs/>
        </w:rPr>
        <w:t>Open Arena AI</w:t>
      </w:r>
      <w:r w:rsidRPr="00102A3C">
        <w:t> (TR Proprietary): LatAm conversational AI, WhatsApp integration, knowledge retrieval, agent assistance. Advantages: customization, cost control, domain expertise. Used in 15+ use cases.</w:t>
      </w:r>
    </w:p>
    <w:p w14:paraId="56ACEAC6" w14:textId="77777777" w:rsidR="00102A3C" w:rsidRPr="00102A3C" w:rsidRDefault="00102A3C" w:rsidP="00102A3C">
      <w:pPr>
        <w:numPr>
          <w:ilvl w:val="0"/>
          <w:numId w:val="4"/>
        </w:numPr>
      </w:pPr>
      <w:r w:rsidRPr="00102A3C">
        <w:rPr>
          <w:b/>
          <w:bCs/>
        </w:rPr>
        <w:t>Salesforce Einstein GPT/Knowledge</w:t>
      </w:r>
      <w:r w:rsidRPr="00102A3C">
        <w:t>: Agent augmentation, knowledge recommendations, conversation intelligence. Integration with Service Cloud. Used in 5 use cases. Pricing: $75-200/agent/month.</w:t>
      </w:r>
    </w:p>
    <w:p w14:paraId="42B78452" w14:textId="77777777" w:rsidR="00102A3C" w:rsidRPr="00102A3C" w:rsidRDefault="00102A3C" w:rsidP="00102A3C">
      <w:pPr>
        <w:numPr>
          <w:ilvl w:val="0"/>
          <w:numId w:val="4"/>
        </w:numPr>
      </w:pPr>
      <w:r w:rsidRPr="00102A3C">
        <w:rPr>
          <w:b/>
          <w:bCs/>
        </w:rPr>
        <w:t>Microsoft Copilot 365</w:t>
      </w:r>
      <w:r w:rsidRPr="00102A3C">
        <w:t>: Content creation acceleration, knowledge base automation. Enterprise licensing model.</w:t>
      </w:r>
    </w:p>
    <w:p w14:paraId="155C2831" w14:textId="77777777" w:rsidR="00102A3C" w:rsidRPr="00102A3C" w:rsidRDefault="00102A3C" w:rsidP="00102A3C">
      <w:pPr>
        <w:numPr>
          <w:ilvl w:val="0"/>
          <w:numId w:val="4"/>
        </w:numPr>
      </w:pPr>
      <w:r w:rsidRPr="00102A3C">
        <w:rPr>
          <w:b/>
          <w:bCs/>
        </w:rPr>
        <w:t>Adobe AEM Cloud</w:t>
      </w:r>
      <w:r w:rsidRPr="00102A3C">
        <w:t>: Content management backbone for knowledge bases across products. Migration/integration challenges noted.</w:t>
      </w:r>
    </w:p>
    <w:p w14:paraId="0B7E9095" w14:textId="77777777" w:rsidR="00102A3C" w:rsidRPr="00102A3C" w:rsidRDefault="00102A3C" w:rsidP="00102A3C">
      <w:pPr>
        <w:numPr>
          <w:ilvl w:val="0"/>
          <w:numId w:val="4"/>
        </w:numPr>
      </w:pPr>
      <w:r w:rsidRPr="00102A3C">
        <w:rPr>
          <w:b/>
          <w:bCs/>
        </w:rPr>
        <w:t>Coveo Relevance Generative Answering</w:t>
      </w:r>
      <w:r w:rsidRPr="00102A3C">
        <w:t>: RAG-based chatbot platform for UltraTax. Enterprise pricing $100K-300K annually.</w:t>
      </w:r>
    </w:p>
    <w:p w14:paraId="117D6120" w14:textId="77777777" w:rsidR="00102A3C" w:rsidRPr="00102A3C" w:rsidRDefault="00102A3C" w:rsidP="00102A3C">
      <w:r w:rsidRPr="00102A3C">
        <w:t>Supporting Technologies</w:t>
      </w:r>
    </w:p>
    <w:p w14:paraId="1203B68F" w14:textId="77777777" w:rsidR="00102A3C" w:rsidRPr="00102A3C" w:rsidRDefault="00102A3C" w:rsidP="00102A3C">
      <w:pPr>
        <w:numPr>
          <w:ilvl w:val="0"/>
          <w:numId w:val="5"/>
        </w:numPr>
      </w:pPr>
      <w:r w:rsidRPr="00102A3C">
        <w:rPr>
          <w:b/>
          <w:bCs/>
        </w:rPr>
        <w:t>Azure OpenAI Service</w:t>
      </w:r>
      <w:r w:rsidRPr="00102A3C">
        <w:t>: GPT-4 integration for Salesforce Einstein, FedRAMP compliant</w:t>
      </w:r>
    </w:p>
    <w:p w14:paraId="337F4CB0" w14:textId="77777777" w:rsidR="00102A3C" w:rsidRPr="00102A3C" w:rsidRDefault="00102A3C" w:rsidP="00102A3C">
      <w:pPr>
        <w:numPr>
          <w:ilvl w:val="0"/>
          <w:numId w:val="5"/>
        </w:numPr>
      </w:pPr>
      <w:r w:rsidRPr="00102A3C">
        <w:rPr>
          <w:b/>
          <w:bCs/>
        </w:rPr>
        <w:t>WhatsApp Business API</w:t>
      </w:r>
      <w:r w:rsidRPr="00102A3C">
        <w:t>: Customer self-service channel integration</w:t>
      </w:r>
    </w:p>
    <w:p w14:paraId="35ADD361" w14:textId="77777777" w:rsidR="00102A3C" w:rsidRPr="00102A3C" w:rsidRDefault="00102A3C" w:rsidP="00102A3C">
      <w:pPr>
        <w:numPr>
          <w:ilvl w:val="0"/>
          <w:numId w:val="5"/>
        </w:numPr>
      </w:pPr>
      <w:r w:rsidRPr="00102A3C">
        <w:rPr>
          <w:b/>
          <w:bCs/>
        </w:rPr>
        <w:t>Genesys Cloud Telephony</w:t>
      </w:r>
      <w:r w:rsidRPr="00102A3C">
        <w:t>: Voice infrastructure for Service Cloud Voice</w:t>
      </w:r>
    </w:p>
    <w:p w14:paraId="6893091A" w14:textId="77777777" w:rsidR="00102A3C" w:rsidRPr="00102A3C" w:rsidRDefault="00102A3C" w:rsidP="00102A3C">
      <w:pPr>
        <w:numPr>
          <w:ilvl w:val="0"/>
          <w:numId w:val="5"/>
        </w:numPr>
      </w:pPr>
      <w:r w:rsidRPr="00102A3C">
        <w:rPr>
          <w:b/>
          <w:bCs/>
        </w:rPr>
        <w:t>Vector Databases</w:t>
      </w:r>
      <w:r w:rsidRPr="00102A3C">
        <w:t>: Pinecone, Weaviate, ChromaDB for RAG implementations</w:t>
      </w:r>
    </w:p>
    <w:p w14:paraId="6BD1149E" w14:textId="77777777" w:rsidR="00102A3C" w:rsidRPr="00102A3C" w:rsidRDefault="00102A3C" w:rsidP="00102A3C">
      <w:pPr>
        <w:numPr>
          <w:ilvl w:val="0"/>
          <w:numId w:val="5"/>
        </w:numPr>
      </w:pPr>
      <w:r w:rsidRPr="00102A3C">
        <w:rPr>
          <w:b/>
          <w:bCs/>
        </w:rPr>
        <w:lastRenderedPageBreak/>
        <w:t>Speech-to-Text</w:t>
      </w:r>
      <w:r w:rsidRPr="00102A3C">
        <w:t>: Azure Speech Services, AWS Transcribe for multilingual transcription</w:t>
      </w:r>
    </w:p>
    <w:p w14:paraId="4F10D9FF" w14:textId="77777777" w:rsidR="00102A3C" w:rsidRPr="00102A3C" w:rsidRDefault="00102A3C" w:rsidP="00102A3C">
      <w:pPr>
        <w:numPr>
          <w:ilvl w:val="0"/>
          <w:numId w:val="5"/>
        </w:numPr>
      </w:pPr>
      <w:r w:rsidRPr="00102A3C">
        <w:rPr>
          <w:b/>
          <w:bCs/>
        </w:rPr>
        <w:t>NLP Frameworks</w:t>
      </w:r>
      <w:r w:rsidRPr="00102A3C">
        <w:t>: spaCy, Hugging Face for custom model development</w:t>
      </w:r>
    </w:p>
    <w:p w14:paraId="5487FB5B" w14:textId="77777777" w:rsidR="00102A3C" w:rsidRPr="00102A3C" w:rsidRDefault="00102A3C" w:rsidP="00102A3C">
      <w:r w:rsidRPr="00102A3C">
        <w:t>Common Integration Patterns</w:t>
      </w:r>
    </w:p>
    <w:p w14:paraId="7FC2A53A" w14:textId="77777777" w:rsidR="00102A3C" w:rsidRPr="00102A3C" w:rsidRDefault="00102A3C" w:rsidP="00102A3C">
      <w:pPr>
        <w:numPr>
          <w:ilvl w:val="0"/>
          <w:numId w:val="6"/>
        </w:numPr>
      </w:pPr>
      <w:r w:rsidRPr="00102A3C">
        <w:rPr>
          <w:b/>
          <w:bCs/>
        </w:rPr>
        <w:t>Salesforce Service Cloud</w:t>
      </w:r>
      <w:r w:rsidRPr="00102A3C">
        <w:t>: Central CRM platform for case management, agent workspace</w:t>
      </w:r>
    </w:p>
    <w:p w14:paraId="694993BC" w14:textId="77777777" w:rsidR="00102A3C" w:rsidRPr="00102A3C" w:rsidRDefault="00102A3C" w:rsidP="00102A3C">
      <w:pPr>
        <w:numPr>
          <w:ilvl w:val="0"/>
          <w:numId w:val="6"/>
        </w:numPr>
      </w:pPr>
      <w:r w:rsidRPr="00102A3C">
        <w:rPr>
          <w:b/>
          <w:bCs/>
        </w:rPr>
        <w:t>AEM Guides</w:t>
      </w:r>
      <w:r w:rsidRPr="00102A3C">
        <w:t>: Knowledge content source requiring metadata enhancement and synchronization</w:t>
      </w:r>
    </w:p>
    <w:p w14:paraId="46B58244" w14:textId="77777777" w:rsidR="00102A3C" w:rsidRPr="00102A3C" w:rsidRDefault="00102A3C" w:rsidP="00102A3C">
      <w:pPr>
        <w:numPr>
          <w:ilvl w:val="0"/>
          <w:numId w:val="6"/>
        </w:numPr>
      </w:pPr>
      <w:r w:rsidRPr="00102A3C">
        <w:rPr>
          <w:b/>
          <w:bCs/>
        </w:rPr>
        <w:t>Power Automate</w:t>
      </w:r>
      <w:r w:rsidRPr="00102A3C">
        <w:t>: Workflow automation for ticket creation and routing</w:t>
      </w:r>
    </w:p>
    <w:p w14:paraId="3C5344EB" w14:textId="77777777" w:rsidR="00102A3C" w:rsidRPr="00102A3C" w:rsidRDefault="00102A3C" w:rsidP="00102A3C">
      <w:pPr>
        <w:numPr>
          <w:ilvl w:val="0"/>
          <w:numId w:val="6"/>
        </w:numPr>
      </w:pPr>
      <w:r w:rsidRPr="00102A3C">
        <w:rPr>
          <w:b/>
          <w:bCs/>
        </w:rPr>
        <w:t>Analytics Platforms</w:t>
      </w:r>
      <w:r w:rsidRPr="00102A3C">
        <w:t>: PowerBI, Tableau, Gainsight for performance monitoring</w:t>
      </w:r>
    </w:p>
    <w:p w14:paraId="6187B985" w14:textId="77777777" w:rsidR="00102A3C" w:rsidRPr="00102A3C" w:rsidRDefault="00102A3C" w:rsidP="00102A3C">
      <w:r w:rsidRPr="00102A3C">
        <w:t>Technical Challenges Across Portfolio</w:t>
      </w:r>
    </w:p>
    <w:p w14:paraId="2EE50E77" w14:textId="77777777" w:rsidR="00102A3C" w:rsidRPr="00102A3C" w:rsidRDefault="00102A3C" w:rsidP="00102A3C">
      <w:pPr>
        <w:numPr>
          <w:ilvl w:val="0"/>
          <w:numId w:val="7"/>
        </w:numPr>
      </w:pPr>
      <w:r w:rsidRPr="00102A3C">
        <w:rPr>
          <w:b/>
          <w:bCs/>
        </w:rPr>
        <w:t>AEM-Salesforce Synchronization</w:t>
      </w:r>
      <w:r w:rsidRPr="00102A3C">
        <w:t>: Recurring theme across 8+ use cases; Adobe hotfix deployed Feb 10, 2025 addressed core issues but metadata categorization work ongoing (12,000+ articles)</w:t>
      </w:r>
    </w:p>
    <w:p w14:paraId="2468BB55" w14:textId="77777777" w:rsidR="00102A3C" w:rsidRPr="00102A3C" w:rsidRDefault="00102A3C" w:rsidP="00102A3C">
      <w:pPr>
        <w:numPr>
          <w:ilvl w:val="0"/>
          <w:numId w:val="7"/>
        </w:numPr>
      </w:pPr>
      <w:r w:rsidRPr="00102A3C">
        <w:rPr>
          <w:b/>
          <w:bCs/>
        </w:rPr>
        <w:t>Multilingual Accuracy</w:t>
      </w:r>
      <w:r w:rsidRPr="00102A3C">
        <w:t>: Portuguese/Spanish dialect handling for LatAm; targeting 90%+ transcription accuracy</w:t>
      </w:r>
    </w:p>
    <w:p w14:paraId="60E76606" w14:textId="77777777" w:rsidR="00102A3C" w:rsidRPr="00102A3C" w:rsidRDefault="00102A3C" w:rsidP="00102A3C">
      <w:pPr>
        <w:numPr>
          <w:ilvl w:val="0"/>
          <w:numId w:val="7"/>
        </w:numPr>
      </w:pPr>
      <w:r w:rsidRPr="00102A3C">
        <w:rPr>
          <w:b/>
          <w:bCs/>
        </w:rPr>
        <w:t>Content Quality</w:t>
      </w:r>
      <w:r w:rsidRPr="00102A3C">
        <w:t>: 25-30% of knowledge base articles outdated/incomplete; systematic remediation needed</w:t>
      </w:r>
    </w:p>
    <w:p w14:paraId="2841CC39" w14:textId="77777777" w:rsidR="00102A3C" w:rsidRPr="00102A3C" w:rsidRDefault="00102A3C" w:rsidP="00102A3C">
      <w:pPr>
        <w:numPr>
          <w:ilvl w:val="0"/>
          <w:numId w:val="7"/>
        </w:numPr>
      </w:pPr>
      <w:r w:rsidRPr="00102A3C">
        <w:rPr>
          <w:b/>
          <w:bCs/>
        </w:rPr>
        <w:t>Training Data Volume</w:t>
      </w:r>
      <w:r w:rsidRPr="00102A3C">
        <w:t>: Requires 10K-50K labeled examples per use case for acceptable ML model accuracy</w:t>
      </w:r>
    </w:p>
    <w:p w14:paraId="7F446A97" w14:textId="77777777" w:rsidR="00102A3C" w:rsidRPr="00102A3C" w:rsidRDefault="00102A3C" w:rsidP="00102A3C">
      <w:pPr>
        <w:numPr>
          <w:ilvl w:val="0"/>
          <w:numId w:val="7"/>
        </w:numPr>
      </w:pPr>
      <w:r w:rsidRPr="00102A3C">
        <w:rPr>
          <w:b/>
          <w:bCs/>
        </w:rPr>
        <w:t>Hallucination Mitigation</w:t>
      </w:r>
      <w:r w:rsidRPr="00102A3C">
        <w:t>: Confidence thresholds, human review loops, knowledge base grounding essential</w:t>
      </w:r>
    </w:p>
    <w:p w14:paraId="7EBA126C" w14:textId="77777777" w:rsidR="00102A3C" w:rsidRPr="00102A3C" w:rsidRDefault="00102A3C" w:rsidP="00102A3C">
      <w:pPr>
        <w:numPr>
          <w:ilvl w:val="0"/>
          <w:numId w:val="7"/>
        </w:numPr>
      </w:pPr>
      <w:r w:rsidRPr="00102A3C">
        <w:rPr>
          <w:b/>
          <w:bCs/>
        </w:rPr>
        <w:t>Real-time Performance</w:t>
      </w:r>
      <w:r w:rsidRPr="00102A3C">
        <w:t>: Sub-2-second response requirements for agent-facing tools during live customer interactions</w:t>
      </w:r>
    </w:p>
    <w:p w14:paraId="4361A4E8" w14:textId="77777777" w:rsidR="00102A3C" w:rsidRPr="00102A3C" w:rsidRDefault="00102A3C" w:rsidP="00102A3C">
      <w:r w:rsidRPr="00102A3C">
        <w:pict w14:anchorId="37A80224">
          <v:rect id="_x0000_i1038" style="width:0;height:0" o:hralign="center" o:hrstd="t" o:hr="t" fillcolor="#a0a0a0" stroked="f"/>
        </w:pict>
      </w:r>
    </w:p>
    <w:p w14:paraId="140032DF" w14:textId="77777777" w:rsidR="00102A3C" w:rsidRPr="00102A3C" w:rsidRDefault="00102A3C" w:rsidP="00102A3C">
      <w:r w:rsidRPr="00102A3C">
        <w:t>Strategic Themes Analysis</w:t>
      </w:r>
    </w:p>
    <w:p w14:paraId="66AC5FA3" w14:textId="77777777" w:rsidR="00102A3C" w:rsidRPr="00102A3C" w:rsidRDefault="00102A3C" w:rsidP="00102A3C">
      <w:r w:rsidRPr="00102A3C">
        <w:t>Key Business Objectives</w:t>
      </w:r>
    </w:p>
    <w:p w14:paraId="7DDDED1E" w14:textId="77777777" w:rsidR="00102A3C" w:rsidRPr="00102A3C" w:rsidRDefault="00102A3C" w:rsidP="00102A3C">
      <w:pPr>
        <w:numPr>
          <w:ilvl w:val="0"/>
          <w:numId w:val="8"/>
        </w:numPr>
      </w:pPr>
      <w:r w:rsidRPr="00102A3C">
        <w:rPr>
          <w:b/>
          <w:bCs/>
        </w:rPr>
        <w:t>Reduce Team Expansion by 2/3 (2023-2026)</w:t>
      </w:r>
      <w:r w:rsidRPr="00102A3C">
        <w:t>: Primary driver across 20+ use cases; targeting 30-50% efficiency improvements through AI to absorb 15-20% annual volume growth without proportional headcount</w:t>
      </w:r>
    </w:p>
    <w:p w14:paraId="45DE903C" w14:textId="77777777" w:rsidR="00102A3C" w:rsidRPr="00102A3C" w:rsidRDefault="00102A3C" w:rsidP="00102A3C">
      <w:pPr>
        <w:numPr>
          <w:ilvl w:val="0"/>
          <w:numId w:val="8"/>
        </w:numPr>
      </w:pPr>
      <w:r w:rsidRPr="00102A3C">
        <w:rPr>
          <w:b/>
          <w:bCs/>
        </w:rPr>
        <w:lastRenderedPageBreak/>
        <w:t>Improve First Contact Resolution</w:t>
      </w:r>
      <w:r w:rsidRPr="00102A3C">
        <w:t>: Target 75-80% FCR (from 65-70% baseline) through better knowledge access, agent augmentation, and self-service deflection</w:t>
      </w:r>
    </w:p>
    <w:p w14:paraId="06501CDA" w14:textId="77777777" w:rsidR="00102A3C" w:rsidRPr="00102A3C" w:rsidRDefault="00102A3C" w:rsidP="00102A3C">
      <w:pPr>
        <w:numPr>
          <w:ilvl w:val="0"/>
          <w:numId w:val="8"/>
        </w:numPr>
      </w:pPr>
      <w:r w:rsidRPr="00102A3C">
        <w:rPr>
          <w:b/>
          <w:bCs/>
        </w:rPr>
        <w:t>Scale Global Operations</w:t>
      </w:r>
      <w:r w:rsidRPr="00102A3C">
        <w:t>: Support 1.2M annual cases across 24/7 operations with 1,800+ agents while maintaining cost-per-case reductions of 15-25%</w:t>
      </w:r>
    </w:p>
    <w:p w14:paraId="4A6F7C82" w14:textId="77777777" w:rsidR="00102A3C" w:rsidRPr="00102A3C" w:rsidRDefault="00102A3C" w:rsidP="00102A3C">
      <w:pPr>
        <w:numPr>
          <w:ilvl w:val="0"/>
          <w:numId w:val="8"/>
        </w:numPr>
      </w:pPr>
      <w:r w:rsidRPr="00102A3C">
        <w:rPr>
          <w:b/>
          <w:bCs/>
        </w:rPr>
        <w:t>Enhance Customer Experience</w:t>
      </w:r>
      <w:r w:rsidRPr="00102A3C">
        <w:t>: NPS improvement from mid-40s toward mid-50s (world-class range) through faster, more consistent, proactive support</w:t>
      </w:r>
    </w:p>
    <w:p w14:paraId="3208729A" w14:textId="77777777" w:rsidR="00102A3C" w:rsidRPr="00102A3C" w:rsidRDefault="00102A3C" w:rsidP="00102A3C">
      <w:pPr>
        <w:numPr>
          <w:ilvl w:val="0"/>
          <w:numId w:val="8"/>
        </w:numPr>
      </w:pPr>
      <w:r w:rsidRPr="00102A3C">
        <w:rPr>
          <w:b/>
          <w:bCs/>
        </w:rPr>
        <w:t>Competitive Differentiation</w:t>
      </w:r>
      <w:r w:rsidRPr="00102A3C">
        <w:t>: Establish AI innovation leadership vs. LexisNexis, Bloomberg Law, Wolters Kluwer in professional services market</w:t>
      </w:r>
    </w:p>
    <w:p w14:paraId="09213C97" w14:textId="77777777" w:rsidR="00102A3C" w:rsidRPr="00102A3C" w:rsidRDefault="00102A3C" w:rsidP="00102A3C">
      <w:r w:rsidRPr="00102A3C">
        <w:t>Common Success Metrics</w:t>
      </w:r>
    </w:p>
    <w:p w14:paraId="5B1E1AA3" w14:textId="77777777" w:rsidR="00102A3C" w:rsidRPr="00102A3C" w:rsidRDefault="00102A3C" w:rsidP="00102A3C">
      <w:r w:rsidRPr="00102A3C">
        <w:rPr>
          <w:b/>
          <w:bCs/>
        </w:rPr>
        <w:t>Productivity</w:t>
      </w:r>
      <w:r w:rsidRPr="00102A3C">
        <w:t>: AHT reduction 15-25%, agent capacity increase 15-30%, FTE avoidance 50-100 positions annually at full portfolio deployment </w:t>
      </w:r>
      <w:r w:rsidRPr="00102A3C">
        <w:rPr>
          <w:b/>
          <w:bCs/>
        </w:rPr>
        <w:t>Quality</w:t>
      </w:r>
      <w:r w:rsidRPr="00102A3C">
        <w:t>: FCR improvement 10-20pp, CSAT increase 0.5-1.0 points, consistency improvement 30-50%, error reduction 25-40% </w:t>
      </w:r>
      <w:r w:rsidRPr="00102A3C">
        <w:rPr>
          <w:b/>
          <w:bCs/>
        </w:rPr>
        <w:t>Financial</w:t>
      </w:r>
      <w:r w:rsidRPr="00102A3C">
        <w:t>: $8-12M annual savings target at portfolio scale, 200-400% 3-year ROI typical, 6-18 month payback periods </w:t>
      </w:r>
      <w:r w:rsidRPr="00102A3C">
        <w:rPr>
          <w:b/>
          <w:bCs/>
        </w:rPr>
        <w:t>Adoption</w:t>
      </w:r>
      <w:r w:rsidRPr="00102A3C">
        <w:t>: 70-80% agent utilization targets, 30-50% self-service deflection rates, 85-95% accuracy requirements for production deployment </w:t>
      </w:r>
      <w:r w:rsidRPr="00102A3C">
        <w:rPr>
          <w:b/>
          <w:bCs/>
        </w:rPr>
        <w:t>Strategic</w:t>
      </w:r>
      <w:r w:rsidRPr="00102A3C">
        <w:t>: Competitive win rates, NPS attribution, innovation perception, knowledge base growth 200-300%, content ROI visibility</w:t>
      </w:r>
    </w:p>
    <w:p w14:paraId="2CF0B862" w14:textId="77777777" w:rsidR="00102A3C" w:rsidRPr="00102A3C" w:rsidRDefault="00102A3C" w:rsidP="00102A3C">
      <w:r w:rsidRPr="00102A3C">
        <w:t>Competitive Positioning Insights</w:t>
      </w:r>
    </w:p>
    <w:p w14:paraId="29DE40EC" w14:textId="77777777" w:rsidR="00102A3C" w:rsidRPr="00102A3C" w:rsidRDefault="00102A3C" w:rsidP="00102A3C">
      <w:pPr>
        <w:numPr>
          <w:ilvl w:val="0"/>
          <w:numId w:val="9"/>
        </w:numPr>
      </w:pPr>
      <w:r w:rsidRPr="00102A3C">
        <w:rPr>
          <w:b/>
          <w:bCs/>
        </w:rPr>
        <w:t>LexisNexis</w:t>
      </w:r>
      <w:r w:rsidRPr="00102A3C">
        <w:t>: Comparable Salesforce Einstein deployment for legal products; 20-25% productivity gains reported; lacks TR's tax/accounting domain depth</w:t>
      </w:r>
    </w:p>
    <w:p w14:paraId="4E6D75D9" w14:textId="77777777" w:rsidR="00102A3C" w:rsidRPr="00102A3C" w:rsidRDefault="00102A3C" w:rsidP="00102A3C">
      <w:pPr>
        <w:numPr>
          <w:ilvl w:val="0"/>
          <w:numId w:val="9"/>
        </w:numPr>
      </w:pPr>
      <w:r w:rsidRPr="00102A3C">
        <w:rPr>
          <w:b/>
          <w:bCs/>
        </w:rPr>
        <w:t>Bloomberg Law</w:t>
      </w:r>
      <w:r w:rsidRPr="00102A3C">
        <w:t>: Human-centric "concierge" model; limited AI disclosure; scalability constraints as customer base expands</w:t>
      </w:r>
    </w:p>
    <w:p w14:paraId="584EF70C" w14:textId="77777777" w:rsidR="00102A3C" w:rsidRPr="00102A3C" w:rsidRDefault="00102A3C" w:rsidP="00102A3C">
      <w:pPr>
        <w:numPr>
          <w:ilvl w:val="0"/>
          <w:numId w:val="9"/>
        </w:numPr>
      </w:pPr>
      <w:r w:rsidRPr="00102A3C">
        <w:rPr>
          <w:b/>
          <w:bCs/>
        </w:rPr>
        <w:t>Wolters Kluwer</w:t>
      </w:r>
      <w:r w:rsidRPr="00102A3C">
        <w:t>: CCH AI capabilities announced 2024 but less comprehensive integration; 72% auto-categorization accuracy (below TR targets)</w:t>
      </w:r>
    </w:p>
    <w:p w14:paraId="686872CE" w14:textId="77777777" w:rsidR="00102A3C" w:rsidRPr="00102A3C" w:rsidRDefault="00102A3C" w:rsidP="00102A3C">
      <w:pPr>
        <w:numPr>
          <w:ilvl w:val="0"/>
          <w:numId w:val="9"/>
        </w:numPr>
      </w:pPr>
      <w:r w:rsidRPr="00102A3C">
        <w:rPr>
          <w:b/>
          <w:bCs/>
        </w:rPr>
        <w:t>Intuit/H&amp;R Block</w:t>
      </w:r>
      <w:r w:rsidRPr="00102A3C">
        <w:t>: Consumer DIY market focus; different use cases than TR's professional B2B support requirements</w:t>
      </w:r>
    </w:p>
    <w:p w14:paraId="0A0934D0" w14:textId="77777777" w:rsidR="00102A3C" w:rsidRPr="00102A3C" w:rsidRDefault="00102A3C" w:rsidP="00102A3C">
      <w:pPr>
        <w:numPr>
          <w:ilvl w:val="0"/>
          <w:numId w:val="9"/>
        </w:numPr>
      </w:pPr>
      <w:r w:rsidRPr="00102A3C">
        <w:rPr>
          <w:b/>
          <w:bCs/>
        </w:rPr>
        <w:t>TR Advantages</w:t>
      </w:r>
      <w:r w:rsidRPr="00102A3C">
        <w:t>: Proprietary content depth, Open Arena customization, multilingual LatAm capabilities, integrated product ecosystem support</w:t>
      </w:r>
    </w:p>
    <w:p w14:paraId="1E3BB93A" w14:textId="77777777" w:rsidR="00102A3C" w:rsidRPr="00102A3C" w:rsidRDefault="00102A3C" w:rsidP="00102A3C">
      <w:r w:rsidRPr="00102A3C">
        <w:t>Geographic/Regional Considerations</w:t>
      </w:r>
    </w:p>
    <w:p w14:paraId="743D993E" w14:textId="77777777" w:rsidR="00102A3C" w:rsidRPr="00102A3C" w:rsidRDefault="00102A3C" w:rsidP="00102A3C">
      <w:pPr>
        <w:numPr>
          <w:ilvl w:val="0"/>
          <w:numId w:val="10"/>
        </w:numPr>
      </w:pPr>
      <w:r w:rsidRPr="00102A3C">
        <w:rPr>
          <w:b/>
          <w:bCs/>
        </w:rPr>
        <w:t>LatAm Operations</w:t>
      </w:r>
      <w:r w:rsidRPr="00102A3C">
        <w:t>: 195 FTE coverage, Portuguese/Spanish bilingual requirements, WhatsApp as primary channel (37% deflection achieved), regulatory complexity (LGPD compliance), tax season peaks driving 40-60% volume surges</w:t>
      </w:r>
    </w:p>
    <w:p w14:paraId="7A2CE20C" w14:textId="77777777" w:rsidR="00102A3C" w:rsidRPr="00102A3C" w:rsidRDefault="00102A3C" w:rsidP="00102A3C">
      <w:pPr>
        <w:numPr>
          <w:ilvl w:val="0"/>
          <w:numId w:val="10"/>
        </w:numPr>
      </w:pPr>
      <w:r w:rsidRPr="00102A3C">
        <w:rPr>
          <w:b/>
          <w:bCs/>
        </w:rPr>
        <w:lastRenderedPageBreak/>
        <w:t>US Operations</w:t>
      </w:r>
      <w:r w:rsidRPr="00102A3C">
        <w:t>: Largest agent base (~1,000 FTEs), Salesforce Einstein focus, UltraTax/legal products primary, English language, peak tax season Jan-April</w:t>
      </w:r>
    </w:p>
    <w:p w14:paraId="26E8D063" w14:textId="77777777" w:rsidR="00102A3C" w:rsidRPr="00102A3C" w:rsidRDefault="00102A3C" w:rsidP="00102A3C">
      <w:pPr>
        <w:numPr>
          <w:ilvl w:val="0"/>
          <w:numId w:val="10"/>
        </w:numPr>
      </w:pPr>
      <w:r w:rsidRPr="00102A3C">
        <w:rPr>
          <w:b/>
          <w:bCs/>
        </w:rPr>
        <w:t>APAC (Manila, Melbourne)</w:t>
      </w:r>
      <w:r w:rsidRPr="00102A3C">
        <w:t>: Technical Product Support focus, 24/7 coverage enabling follow-the-sun model, English primary with regional dialect considerations</w:t>
      </w:r>
    </w:p>
    <w:p w14:paraId="4C8F1A57" w14:textId="77777777" w:rsidR="00102A3C" w:rsidRPr="00102A3C" w:rsidRDefault="00102A3C" w:rsidP="00102A3C">
      <w:pPr>
        <w:numPr>
          <w:ilvl w:val="0"/>
          <w:numId w:val="10"/>
        </w:numPr>
      </w:pPr>
      <w:r w:rsidRPr="00102A3C">
        <w:rPr>
          <w:b/>
          <w:bCs/>
        </w:rPr>
        <w:t>India Expansion</w:t>
      </w:r>
      <w:r w:rsidRPr="00102A3C">
        <w:t>: Suspended due to regulatory complexity; WhatsApp business operation restrictions; data localization requirements; potential future re-entry when environment stabilizes</w:t>
      </w:r>
    </w:p>
    <w:p w14:paraId="28F2542C" w14:textId="77777777" w:rsidR="00102A3C" w:rsidRPr="00102A3C" w:rsidRDefault="00102A3C" w:rsidP="00102A3C">
      <w:r w:rsidRPr="00102A3C">
        <w:pict w14:anchorId="4366E656">
          <v:rect id="_x0000_i1039" style="width:0;height:0" o:hralign="center" o:hrstd="t" o:hr="t" fillcolor="#a0a0a0" stroked="f"/>
        </w:pict>
      </w:r>
    </w:p>
    <w:p w14:paraId="7393EA48" w14:textId="77777777" w:rsidR="00102A3C" w:rsidRPr="00102A3C" w:rsidRDefault="00102A3C" w:rsidP="00102A3C">
      <w:r w:rsidRPr="00102A3C">
        <w:t>Implementation Timeline Overview</w:t>
      </w:r>
    </w:p>
    <w:p w14:paraId="0C8FC53E" w14:textId="77777777" w:rsidR="00102A3C" w:rsidRPr="00102A3C" w:rsidRDefault="00102A3C" w:rsidP="00102A3C">
      <w:r w:rsidRPr="00102A3C">
        <w:t>Launch/Operational (8 Use Cases)</w:t>
      </w:r>
    </w:p>
    <w:p w14:paraId="028EA362" w14:textId="77777777" w:rsidR="00102A3C" w:rsidRPr="00102A3C" w:rsidRDefault="00102A3C" w:rsidP="00102A3C">
      <w:pPr>
        <w:numPr>
          <w:ilvl w:val="0"/>
          <w:numId w:val="11"/>
        </w:numPr>
      </w:pPr>
      <w:r w:rsidRPr="00102A3C">
        <w:rPr>
          <w:b/>
          <w:bCs/>
        </w:rPr>
        <w:t>UC-001</w:t>
      </w:r>
      <w:r w:rsidRPr="00102A3C">
        <w:t>: Intelligent Agent Augmentation (821 users, Sept 2025)</w:t>
      </w:r>
    </w:p>
    <w:p w14:paraId="351EA17F" w14:textId="77777777" w:rsidR="00102A3C" w:rsidRPr="00102A3C" w:rsidRDefault="00102A3C" w:rsidP="00102A3C">
      <w:pPr>
        <w:numPr>
          <w:ilvl w:val="0"/>
          <w:numId w:val="11"/>
        </w:numPr>
      </w:pPr>
      <w:r w:rsidRPr="00102A3C">
        <w:rPr>
          <w:b/>
          <w:bCs/>
        </w:rPr>
        <w:t>UC-002</w:t>
      </w:r>
      <w:r w:rsidRPr="00102A3C">
        <w:t>: Einstein Knowledge (360 users, ongoing expansion)</w:t>
      </w:r>
    </w:p>
    <w:p w14:paraId="73265622" w14:textId="77777777" w:rsidR="00102A3C" w:rsidRPr="00102A3C" w:rsidRDefault="00102A3C" w:rsidP="00102A3C">
      <w:pPr>
        <w:numPr>
          <w:ilvl w:val="0"/>
          <w:numId w:val="11"/>
        </w:numPr>
      </w:pPr>
      <w:r w:rsidRPr="00102A3C">
        <w:rPr>
          <w:b/>
          <w:bCs/>
        </w:rPr>
        <w:t>UC-003</w:t>
      </w:r>
      <w:r w:rsidRPr="00102A3C">
        <w:t>: Open Arena Intelligent Assistant (200 users, Aug 2025)</w:t>
      </w:r>
    </w:p>
    <w:p w14:paraId="20C354C2" w14:textId="77777777" w:rsidR="00102A3C" w:rsidRPr="00102A3C" w:rsidRDefault="00102A3C" w:rsidP="00102A3C">
      <w:pPr>
        <w:numPr>
          <w:ilvl w:val="0"/>
          <w:numId w:val="11"/>
        </w:numPr>
      </w:pPr>
      <w:r w:rsidRPr="00102A3C">
        <w:rPr>
          <w:b/>
          <w:bCs/>
        </w:rPr>
        <w:t>UC-004</w:t>
      </w:r>
      <w:r w:rsidRPr="00102A3C">
        <w:t>: WhatsApp LatAm (195 FTE coverage, Sept 2025)</w:t>
      </w:r>
    </w:p>
    <w:p w14:paraId="00975A71" w14:textId="77777777" w:rsidR="00102A3C" w:rsidRPr="00102A3C" w:rsidRDefault="00102A3C" w:rsidP="00102A3C">
      <w:pPr>
        <w:numPr>
          <w:ilvl w:val="0"/>
          <w:numId w:val="11"/>
        </w:numPr>
      </w:pPr>
      <w:r w:rsidRPr="00102A3C">
        <w:rPr>
          <w:b/>
          <w:bCs/>
        </w:rPr>
        <w:t>UC-009</w:t>
      </w:r>
      <w:r w:rsidRPr="00102A3C">
        <w:t>: Sherlock AI US Tax (300 agents, Aug 19, 2025)</w:t>
      </w:r>
    </w:p>
    <w:p w14:paraId="49754ADC" w14:textId="77777777" w:rsidR="00102A3C" w:rsidRPr="00102A3C" w:rsidRDefault="00102A3C" w:rsidP="00102A3C">
      <w:pPr>
        <w:numPr>
          <w:ilvl w:val="0"/>
          <w:numId w:val="11"/>
        </w:numPr>
      </w:pPr>
      <w:r w:rsidRPr="00102A3C">
        <w:rPr>
          <w:b/>
          <w:bCs/>
        </w:rPr>
        <w:t>UC-010</w:t>
      </w:r>
      <w:r w:rsidRPr="00102A3C">
        <w:t>: Suggested Answers Phone/Chat (30% adoption, expanding)</w:t>
      </w:r>
    </w:p>
    <w:p w14:paraId="33C5C166" w14:textId="77777777" w:rsidR="00102A3C" w:rsidRPr="00102A3C" w:rsidRDefault="00102A3C" w:rsidP="00102A3C">
      <w:pPr>
        <w:numPr>
          <w:ilvl w:val="0"/>
          <w:numId w:val="11"/>
        </w:numPr>
      </w:pPr>
      <w:r w:rsidRPr="00102A3C">
        <w:rPr>
          <w:b/>
          <w:bCs/>
        </w:rPr>
        <w:t>UC-011</w:t>
      </w:r>
      <w:r w:rsidRPr="00102A3C">
        <w:t>: Email Ticket Automation (80% automation, Dec 2024)</w:t>
      </w:r>
    </w:p>
    <w:p w14:paraId="44994570" w14:textId="77777777" w:rsidR="00102A3C" w:rsidRPr="00102A3C" w:rsidRDefault="00102A3C" w:rsidP="00102A3C">
      <w:pPr>
        <w:numPr>
          <w:ilvl w:val="0"/>
          <w:numId w:val="11"/>
        </w:numPr>
      </w:pPr>
      <w:r w:rsidRPr="00102A3C">
        <w:rPr>
          <w:b/>
          <w:bCs/>
        </w:rPr>
        <w:t>UC-012</w:t>
      </w:r>
      <w:r w:rsidRPr="00102A3C">
        <w:t>: Chat Ticket Automation (80% adoption, Dec 2024)</w:t>
      </w:r>
    </w:p>
    <w:p w14:paraId="4709BC4B" w14:textId="77777777" w:rsidR="00102A3C" w:rsidRPr="00102A3C" w:rsidRDefault="00102A3C" w:rsidP="00102A3C">
      <w:pPr>
        <w:numPr>
          <w:ilvl w:val="0"/>
          <w:numId w:val="11"/>
        </w:numPr>
      </w:pPr>
      <w:r w:rsidRPr="00102A3C">
        <w:rPr>
          <w:b/>
          <w:bCs/>
        </w:rPr>
        <w:t>UC-016</w:t>
      </w:r>
      <w:r w:rsidRPr="00102A3C">
        <w:t>: Chat Quality Analytics (80% adoption, Dec 2024)</w:t>
      </w:r>
    </w:p>
    <w:p w14:paraId="5B896495" w14:textId="77777777" w:rsidR="00102A3C" w:rsidRPr="00102A3C" w:rsidRDefault="00102A3C" w:rsidP="00102A3C">
      <w:r w:rsidRPr="00102A3C">
        <w:t>Implementation (2 Use Cases)</w:t>
      </w:r>
    </w:p>
    <w:p w14:paraId="40E49214" w14:textId="77777777" w:rsidR="00102A3C" w:rsidRPr="00102A3C" w:rsidRDefault="00102A3C" w:rsidP="00102A3C">
      <w:pPr>
        <w:numPr>
          <w:ilvl w:val="0"/>
          <w:numId w:val="12"/>
        </w:numPr>
      </w:pPr>
      <w:r w:rsidRPr="00102A3C">
        <w:rPr>
          <w:b/>
          <w:bCs/>
        </w:rPr>
        <w:t>UC-006</w:t>
      </w:r>
      <w:r w:rsidRPr="00102A3C">
        <w:t>: Service Cloud Voice (157 agents Phase 1 complete; </w:t>
      </w:r>
      <w:r w:rsidRPr="00102A3C">
        <w:rPr>
          <w:b/>
          <w:bCs/>
        </w:rPr>
        <w:t>PROJECT ON HOLD</w:t>
      </w:r>
      <w:r w:rsidRPr="00102A3C">
        <w:t> for Agentforce prioritization)</w:t>
      </w:r>
    </w:p>
    <w:p w14:paraId="1BC4DCF7" w14:textId="77777777" w:rsidR="00102A3C" w:rsidRPr="00102A3C" w:rsidRDefault="00102A3C" w:rsidP="00102A3C">
      <w:pPr>
        <w:numPr>
          <w:ilvl w:val="0"/>
          <w:numId w:val="12"/>
        </w:numPr>
      </w:pPr>
      <w:r w:rsidRPr="00102A3C">
        <w:rPr>
          <w:b/>
          <w:bCs/>
        </w:rPr>
        <w:t>UC-008</w:t>
      </w:r>
      <w:r w:rsidRPr="00102A3C">
        <w:t>: Chatbot 2.0 UltraTax (Coveo platform selected; fall peak deployment decision pending content readiness)</w:t>
      </w:r>
    </w:p>
    <w:p w14:paraId="6A5D9F15" w14:textId="77777777" w:rsidR="00102A3C" w:rsidRPr="00102A3C" w:rsidRDefault="00102A3C" w:rsidP="00102A3C">
      <w:r w:rsidRPr="00102A3C">
        <w:t>Experimentation (2 Use Cases)</w:t>
      </w:r>
    </w:p>
    <w:p w14:paraId="24ACE10A" w14:textId="77777777" w:rsidR="00102A3C" w:rsidRPr="00102A3C" w:rsidRDefault="00102A3C" w:rsidP="00102A3C">
      <w:pPr>
        <w:numPr>
          <w:ilvl w:val="0"/>
          <w:numId w:val="13"/>
        </w:numPr>
      </w:pPr>
      <w:r w:rsidRPr="00102A3C">
        <w:rPr>
          <w:b/>
          <w:bCs/>
        </w:rPr>
        <w:t>UC-005</w:t>
      </w:r>
      <w:r w:rsidRPr="00102A3C">
        <w:t>: Content Acceleration (strategic pivot to Adobe/Copilot native AI; Q4 2025 discovery)</w:t>
      </w:r>
    </w:p>
    <w:p w14:paraId="17421281" w14:textId="77777777" w:rsidR="00102A3C" w:rsidRPr="00102A3C" w:rsidRDefault="00102A3C" w:rsidP="00102A3C">
      <w:pPr>
        <w:numPr>
          <w:ilvl w:val="0"/>
          <w:numId w:val="13"/>
        </w:numPr>
      </w:pPr>
      <w:r w:rsidRPr="00102A3C">
        <w:rPr>
          <w:b/>
          <w:bCs/>
        </w:rPr>
        <w:lastRenderedPageBreak/>
        <w:t>UC-023</w:t>
      </w:r>
      <w:r w:rsidRPr="00102A3C">
        <w:t>: Phone Quality Analytics (Q3 2025 pilot; multilingual transcription accuracy testing)</w:t>
      </w:r>
    </w:p>
    <w:p w14:paraId="5CCC987B" w14:textId="77777777" w:rsidR="00102A3C" w:rsidRPr="00102A3C" w:rsidRDefault="00102A3C" w:rsidP="00102A3C">
      <w:r w:rsidRPr="00102A3C">
        <w:t>Ideation (13 Use Cases - Q4 2025 Experimentation Phase)</w:t>
      </w:r>
    </w:p>
    <w:p w14:paraId="30029AAD" w14:textId="77777777" w:rsidR="00102A3C" w:rsidRPr="00102A3C" w:rsidRDefault="00102A3C" w:rsidP="00102A3C">
      <w:pPr>
        <w:numPr>
          <w:ilvl w:val="0"/>
          <w:numId w:val="14"/>
        </w:numPr>
      </w:pPr>
      <w:r w:rsidRPr="00102A3C">
        <w:t>UC-013: Best Practice Guidance</w:t>
      </w:r>
    </w:p>
    <w:p w14:paraId="6EF49937" w14:textId="77777777" w:rsidR="00102A3C" w:rsidRPr="00102A3C" w:rsidRDefault="00102A3C" w:rsidP="00102A3C">
      <w:pPr>
        <w:numPr>
          <w:ilvl w:val="0"/>
          <w:numId w:val="14"/>
        </w:numPr>
      </w:pPr>
      <w:r w:rsidRPr="00102A3C">
        <w:t>UC-014: WhatsApp v2 (LLM cost optimization + universal expansion)</w:t>
      </w:r>
    </w:p>
    <w:p w14:paraId="38A6BFED" w14:textId="77777777" w:rsidR="00102A3C" w:rsidRPr="00102A3C" w:rsidRDefault="00102A3C" w:rsidP="00102A3C">
      <w:pPr>
        <w:numPr>
          <w:ilvl w:val="0"/>
          <w:numId w:val="14"/>
        </w:numPr>
      </w:pPr>
      <w:r w:rsidRPr="00102A3C">
        <w:t>UC-015: Solution Center Home (dynamic discovery hub)</w:t>
      </w:r>
    </w:p>
    <w:p w14:paraId="701DC521" w14:textId="77777777" w:rsidR="00102A3C" w:rsidRPr="00102A3C" w:rsidRDefault="00102A3C" w:rsidP="00102A3C">
      <w:pPr>
        <w:numPr>
          <w:ilvl w:val="0"/>
          <w:numId w:val="14"/>
        </w:numPr>
      </w:pPr>
      <w:r w:rsidRPr="00102A3C">
        <w:t>UC-017: Chat Response Acceleration v2</w:t>
      </w:r>
    </w:p>
    <w:p w14:paraId="4120819E" w14:textId="77777777" w:rsidR="00102A3C" w:rsidRPr="00102A3C" w:rsidRDefault="00102A3C" w:rsidP="00102A3C">
      <w:pPr>
        <w:numPr>
          <w:ilvl w:val="0"/>
          <w:numId w:val="14"/>
        </w:numPr>
      </w:pPr>
      <w:r w:rsidRPr="00102A3C">
        <w:t>UC-018: Call Ticket Classification</w:t>
      </w:r>
    </w:p>
    <w:p w14:paraId="17196357" w14:textId="77777777" w:rsidR="00102A3C" w:rsidRPr="00102A3C" w:rsidRDefault="00102A3C" w:rsidP="00102A3C">
      <w:pPr>
        <w:numPr>
          <w:ilvl w:val="0"/>
          <w:numId w:val="14"/>
        </w:numPr>
      </w:pPr>
      <w:r w:rsidRPr="00102A3C">
        <w:t>UC-019: Customer History Analysis</w:t>
      </w:r>
    </w:p>
    <w:p w14:paraId="4404CB62" w14:textId="77777777" w:rsidR="00102A3C" w:rsidRPr="00102A3C" w:rsidRDefault="00102A3C" w:rsidP="00102A3C">
      <w:pPr>
        <w:numPr>
          <w:ilvl w:val="0"/>
          <w:numId w:val="14"/>
        </w:numPr>
      </w:pPr>
      <w:r w:rsidRPr="00102A3C">
        <w:t>UC-020: Known Issue Detection</w:t>
      </w:r>
    </w:p>
    <w:p w14:paraId="06FB5316" w14:textId="77777777" w:rsidR="00102A3C" w:rsidRPr="00102A3C" w:rsidRDefault="00102A3C" w:rsidP="00102A3C">
      <w:pPr>
        <w:numPr>
          <w:ilvl w:val="0"/>
          <w:numId w:val="14"/>
        </w:numPr>
      </w:pPr>
      <w:r w:rsidRPr="00102A3C">
        <w:t>UC-021: AI Assist v3 (RAG implementation)</w:t>
      </w:r>
    </w:p>
    <w:p w14:paraId="72AF165B" w14:textId="77777777" w:rsidR="00102A3C" w:rsidRPr="00102A3C" w:rsidRDefault="00102A3C" w:rsidP="00102A3C">
      <w:pPr>
        <w:numPr>
          <w:ilvl w:val="0"/>
          <w:numId w:val="14"/>
        </w:numPr>
      </w:pPr>
      <w:r w:rsidRPr="00102A3C">
        <w:t>UC-022: Solution Center RAG Search</w:t>
      </w:r>
    </w:p>
    <w:p w14:paraId="41F99712" w14:textId="77777777" w:rsidR="00102A3C" w:rsidRPr="00102A3C" w:rsidRDefault="00102A3C" w:rsidP="00102A3C">
      <w:pPr>
        <w:numPr>
          <w:ilvl w:val="0"/>
          <w:numId w:val="14"/>
        </w:numPr>
      </w:pPr>
      <w:r w:rsidRPr="00102A3C">
        <w:t>UC-024: Call Transcription Tickets</w:t>
      </w:r>
    </w:p>
    <w:p w14:paraId="1F256AAD" w14:textId="77777777" w:rsidR="00102A3C" w:rsidRPr="00102A3C" w:rsidRDefault="00102A3C" w:rsidP="00102A3C">
      <w:pPr>
        <w:numPr>
          <w:ilvl w:val="0"/>
          <w:numId w:val="14"/>
        </w:numPr>
      </w:pPr>
      <w:r w:rsidRPr="00102A3C">
        <w:t>UC-025: Predictive Trend Analysis</w:t>
      </w:r>
    </w:p>
    <w:p w14:paraId="797A4037" w14:textId="77777777" w:rsidR="00102A3C" w:rsidRPr="00102A3C" w:rsidRDefault="00102A3C" w:rsidP="00102A3C">
      <w:pPr>
        <w:numPr>
          <w:ilvl w:val="0"/>
          <w:numId w:val="14"/>
        </w:numPr>
      </w:pPr>
      <w:r w:rsidRPr="00102A3C">
        <w:t>UC-026: Product Roadmap Intelligence</w:t>
      </w:r>
    </w:p>
    <w:p w14:paraId="61FE8839" w14:textId="77777777" w:rsidR="00102A3C" w:rsidRPr="00102A3C" w:rsidRDefault="00102A3C" w:rsidP="00102A3C">
      <w:r w:rsidRPr="00102A3C">
        <w:t>Not Implemented (1 Use Case)</w:t>
      </w:r>
    </w:p>
    <w:p w14:paraId="7CBCD17D" w14:textId="77777777" w:rsidR="00102A3C" w:rsidRPr="00102A3C" w:rsidRDefault="00102A3C" w:rsidP="00102A3C">
      <w:pPr>
        <w:numPr>
          <w:ilvl w:val="0"/>
          <w:numId w:val="15"/>
        </w:numPr>
      </w:pPr>
      <w:r w:rsidRPr="00102A3C">
        <w:rPr>
          <w:b/>
          <w:bCs/>
        </w:rPr>
        <w:t>UC-007</w:t>
      </w:r>
      <w:r w:rsidRPr="00102A3C">
        <w:t>: WhatsApp India Expansion (suspended indefinitely due to regulatory complexity; strategic hold pending clearer compliance framework)</w:t>
      </w:r>
    </w:p>
    <w:p w14:paraId="72BD9FFE" w14:textId="77777777" w:rsidR="00102A3C" w:rsidRPr="00102A3C" w:rsidRDefault="00102A3C" w:rsidP="00102A3C">
      <w:r w:rsidRPr="00102A3C">
        <w:t>Key Dependencies &amp; Sequencing</w:t>
      </w:r>
    </w:p>
    <w:p w14:paraId="6FAFCF94" w14:textId="77777777" w:rsidR="00102A3C" w:rsidRPr="00102A3C" w:rsidRDefault="00102A3C" w:rsidP="00102A3C">
      <w:pPr>
        <w:numPr>
          <w:ilvl w:val="0"/>
          <w:numId w:val="16"/>
        </w:numPr>
      </w:pPr>
      <w:r w:rsidRPr="00102A3C">
        <w:rPr>
          <w:b/>
          <w:bCs/>
        </w:rPr>
        <w:t>AEM-Salesforce Integration</w:t>
      </w:r>
      <w:r w:rsidRPr="00102A3C">
        <w:t>: Foundational for UC-001, UC-002, UC-003, UC-005, UC-021, UC-022; Adobe hotfix Feb 2025 addressed core issues but metadata work ongoing through July 2025</w:t>
      </w:r>
    </w:p>
    <w:p w14:paraId="46BB47CB" w14:textId="77777777" w:rsidR="00102A3C" w:rsidRPr="00102A3C" w:rsidRDefault="00102A3C" w:rsidP="00102A3C">
      <w:pPr>
        <w:numPr>
          <w:ilvl w:val="0"/>
          <w:numId w:val="16"/>
        </w:numPr>
      </w:pPr>
      <w:r w:rsidRPr="00102A3C">
        <w:rPr>
          <w:b/>
          <w:bCs/>
        </w:rPr>
        <w:t>Call Transcription Accuracy</w:t>
      </w:r>
      <w:r w:rsidRPr="00102A3C">
        <w:t>: UC-023 (Phone Quality Analytics) prerequisite for UC-024 (Call Ticket Automation); targeting 90%+ Portuguese/Spanish accuracy</w:t>
      </w:r>
    </w:p>
    <w:p w14:paraId="19BE074C" w14:textId="77777777" w:rsidR="00102A3C" w:rsidRPr="00102A3C" w:rsidRDefault="00102A3C" w:rsidP="00102A3C">
      <w:pPr>
        <w:numPr>
          <w:ilvl w:val="0"/>
          <w:numId w:val="16"/>
        </w:numPr>
      </w:pPr>
      <w:r w:rsidRPr="00102A3C">
        <w:rPr>
          <w:b/>
          <w:bCs/>
        </w:rPr>
        <w:t>Agentforce Development</w:t>
      </w:r>
      <w:r w:rsidRPr="00102A3C">
        <w:t>: Strategic priority causing UC-006 (Service Cloud Voice) hold; expected to provide superior functionality benefiting multiple use cases upon completion</w:t>
      </w:r>
    </w:p>
    <w:p w14:paraId="2A2AAC34" w14:textId="77777777" w:rsidR="00102A3C" w:rsidRPr="00102A3C" w:rsidRDefault="00102A3C" w:rsidP="00102A3C">
      <w:pPr>
        <w:numPr>
          <w:ilvl w:val="0"/>
          <w:numId w:val="16"/>
        </w:numPr>
      </w:pPr>
      <w:r w:rsidRPr="00102A3C">
        <w:rPr>
          <w:b/>
          <w:bCs/>
        </w:rPr>
        <w:lastRenderedPageBreak/>
        <w:t>Content Remediation</w:t>
      </w:r>
      <w:r w:rsidRPr="00102A3C">
        <w:t>: UC-008 (Chatbot 2.0) deployment gated by knowledge base structure/metadata quality; ongoing through Q3-Q4 2025</w:t>
      </w:r>
    </w:p>
    <w:p w14:paraId="421D0635" w14:textId="77777777" w:rsidR="00102A3C" w:rsidRPr="00102A3C" w:rsidRDefault="00102A3C" w:rsidP="00102A3C">
      <w:pPr>
        <w:numPr>
          <w:ilvl w:val="0"/>
          <w:numId w:val="16"/>
        </w:numPr>
      </w:pPr>
      <w:r w:rsidRPr="00102A3C">
        <w:rPr>
          <w:b/>
          <w:bCs/>
        </w:rPr>
        <w:t>Open Arena Platform Maturity</w:t>
      </w:r>
      <w:r w:rsidRPr="00102A3C">
        <w:t>: Foundational for 15+ use cases; continuous enhancement needed for RAG capabilities (UC-021, UC-022), multilingual support, and LLM cost optimization (UC-014)</w:t>
      </w:r>
    </w:p>
    <w:p w14:paraId="6E83E562" w14:textId="77777777" w:rsidR="00102A3C" w:rsidRPr="00102A3C" w:rsidRDefault="00102A3C" w:rsidP="00102A3C">
      <w:r w:rsidRPr="00102A3C">
        <w:t>Resource Allocation Patterns</w:t>
      </w:r>
    </w:p>
    <w:p w14:paraId="5503E167" w14:textId="77777777" w:rsidR="00102A3C" w:rsidRPr="00102A3C" w:rsidRDefault="00102A3C" w:rsidP="00102A3C">
      <w:pPr>
        <w:numPr>
          <w:ilvl w:val="0"/>
          <w:numId w:val="17"/>
        </w:numPr>
      </w:pPr>
      <w:r w:rsidRPr="00102A3C">
        <w:rPr>
          <w:b/>
          <w:bCs/>
        </w:rPr>
        <w:t>ML/AI Engineering</w:t>
      </w:r>
      <w:r w:rsidRPr="00102A3C">
        <w:t>: 15-20 FTE equivalent across portfolio for model development, training, integration, maintenance</w:t>
      </w:r>
    </w:p>
    <w:p w14:paraId="10EB0F8D" w14:textId="77777777" w:rsidR="00102A3C" w:rsidRPr="00102A3C" w:rsidRDefault="00102A3C" w:rsidP="00102A3C">
      <w:pPr>
        <w:numPr>
          <w:ilvl w:val="0"/>
          <w:numId w:val="17"/>
        </w:numPr>
      </w:pPr>
      <w:r w:rsidRPr="00102A3C">
        <w:rPr>
          <w:b/>
          <w:bCs/>
        </w:rPr>
        <w:t>Content Operations</w:t>
      </w:r>
      <w:r w:rsidRPr="00102A3C">
        <w:t>: 11 FTE current (Help &amp; Support Content team); targeting 14-16 FTE for scaled operations</w:t>
      </w:r>
    </w:p>
    <w:p w14:paraId="24C0539D" w14:textId="77777777" w:rsidR="00102A3C" w:rsidRPr="00102A3C" w:rsidRDefault="00102A3C" w:rsidP="00102A3C">
      <w:pPr>
        <w:numPr>
          <w:ilvl w:val="0"/>
          <w:numId w:val="17"/>
        </w:numPr>
      </w:pPr>
      <w:r w:rsidRPr="00102A3C">
        <w:rPr>
          <w:b/>
          <w:bCs/>
        </w:rPr>
        <w:t>Change Management</w:t>
      </w:r>
      <w:r w:rsidRPr="00102A3C">
        <w:t>: Live instructor-led training achieving 30% engagement vs. 7.6% self-directed; 17+ training courses delivered for major deployments</w:t>
      </w:r>
    </w:p>
    <w:p w14:paraId="01547B24" w14:textId="77777777" w:rsidR="00102A3C" w:rsidRPr="00102A3C" w:rsidRDefault="00102A3C" w:rsidP="00102A3C">
      <w:pPr>
        <w:numPr>
          <w:ilvl w:val="0"/>
          <w:numId w:val="17"/>
        </w:numPr>
      </w:pPr>
      <w:r w:rsidRPr="00102A3C">
        <w:rPr>
          <w:b/>
          <w:bCs/>
        </w:rPr>
        <w:t>Quality Assurance</w:t>
      </w:r>
      <w:r w:rsidRPr="00102A3C">
        <w:t>: Transition from 2-5% sampling to 100% AI-powered coverage; supervisor time savings 70-80% redirected to coaching</w:t>
      </w:r>
    </w:p>
    <w:p w14:paraId="2104C409" w14:textId="77777777" w:rsidR="00102A3C" w:rsidRPr="00102A3C" w:rsidRDefault="00102A3C" w:rsidP="00102A3C">
      <w:pPr>
        <w:numPr>
          <w:ilvl w:val="0"/>
          <w:numId w:val="17"/>
        </w:numPr>
      </w:pPr>
      <w:r w:rsidRPr="00102A3C">
        <w:rPr>
          <w:b/>
          <w:bCs/>
        </w:rPr>
        <w:t>Product Management</w:t>
      </w:r>
      <w:r w:rsidRPr="00102A3C">
        <w:t>: Dedicated product owners for major initiatives; 0.5-1.0 FTE per active use case for requirements, stakeholder management, success tracking</w:t>
      </w:r>
    </w:p>
    <w:p w14:paraId="4EE14A56" w14:textId="77777777" w:rsidR="00102A3C" w:rsidRPr="00102A3C" w:rsidRDefault="00102A3C" w:rsidP="00102A3C">
      <w:r w:rsidRPr="00102A3C">
        <w:pict w14:anchorId="5D9F411D">
          <v:rect id="_x0000_i1040" style="width:0;height:0" o:hralign="center" o:hrstd="t" o:hr="t" fillcolor="#a0a0a0" stroked="f"/>
        </w:pict>
      </w:r>
    </w:p>
    <w:p w14:paraId="33EDAC02" w14:textId="77777777" w:rsidR="00102A3C" w:rsidRPr="00102A3C" w:rsidRDefault="00102A3C" w:rsidP="00102A3C">
      <w:r w:rsidRPr="00102A3C">
        <w:t>Information Gaps &amp; Future Considerations</w:t>
      </w:r>
    </w:p>
    <w:p w14:paraId="3FEC93F4" w14:textId="77777777" w:rsidR="00102A3C" w:rsidRPr="00102A3C" w:rsidRDefault="00102A3C" w:rsidP="00102A3C">
      <w:r w:rsidRPr="00102A3C">
        <w:t>Data Quality &amp; Availability</w:t>
      </w:r>
    </w:p>
    <w:p w14:paraId="71F4DF90" w14:textId="77777777" w:rsidR="00102A3C" w:rsidRPr="00102A3C" w:rsidRDefault="00102A3C" w:rsidP="00102A3C">
      <w:pPr>
        <w:numPr>
          <w:ilvl w:val="0"/>
          <w:numId w:val="18"/>
        </w:numPr>
      </w:pPr>
      <w:r w:rsidRPr="00102A3C">
        <w:t>Baseline performance metrics not consistently documented across use cases (current AHT, FCR, CSAT, escalation rates)</w:t>
      </w:r>
    </w:p>
    <w:p w14:paraId="5A31950A" w14:textId="77777777" w:rsidR="00102A3C" w:rsidRPr="00102A3C" w:rsidRDefault="00102A3C" w:rsidP="00102A3C">
      <w:pPr>
        <w:numPr>
          <w:ilvl w:val="0"/>
          <w:numId w:val="18"/>
        </w:numPr>
      </w:pPr>
      <w:r w:rsidRPr="00102A3C">
        <w:t>Historical data quality and volume for ML training varies by product line and region</w:t>
      </w:r>
    </w:p>
    <w:p w14:paraId="3B2F990B" w14:textId="77777777" w:rsidR="00102A3C" w:rsidRPr="00102A3C" w:rsidRDefault="00102A3C" w:rsidP="00102A3C">
      <w:pPr>
        <w:numPr>
          <w:ilvl w:val="0"/>
          <w:numId w:val="18"/>
        </w:numPr>
      </w:pPr>
      <w:r w:rsidRPr="00102A3C">
        <w:t>Customer segmentation data limited; usage patterns, channel preferences, demographic details would enhance personalization</w:t>
      </w:r>
    </w:p>
    <w:p w14:paraId="2C0F10DE" w14:textId="77777777" w:rsidR="00102A3C" w:rsidRPr="00102A3C" w:rsidRDefault="00102A3C" w:rsidP="00102A3C">
      <w:r w:rsidRPr="00102A3C">
        <w:t>Financial Precision</w:t>
      </w:r>
    </w:p>
    <w:p w14:paraId="5906CE44" w14:textId="77777777" w:rsidR="00102A3C" w:rsidRPr="00102A3C" w:rsidRDefault="00102A3C" w:rsidP="00102A3C">
      <w:pPr>
        <w:numPr>
          <w:ilvl w:val="0"/>
          <w:numId w:val="19"/>
        </w:numPr>
      </w:pPr>
      <w:r w:rsidRPr="00102A3C">
        <w:t>Detailed Open Arena TCO not fully transparent (internal transfer pricing vs. market rates)</w:t>
      </w:r>
    </w:p>
    <w:p w14:paraId="7523FAB0" w14:textId="77777777" w:rsidR="00102A3C" w:rsidRPr="00102A3C" w:rsidRDefault="00102A3C" w:rsidP="00102A3C">
      <w:pPr>
        <w:numPr>
          <w:ilvl w:val="0"/>
          <w:numId w:val="19"/>
        </w:numPr>
      </w:pPr>
      <w:r w:rsidRPr="00102A3C">
        <w:t>Comparative build-vs-buy analyses incomplete for several use cases</w:t>
      </w:r>
    </w:p>
    <w:p w14:paraId="0055390A" w14:textId="77777777" w:rsidR="00102A3C" w:rsidRPr="00102A3C" w:rsidRDefault="00102A3C" w:rsidP="00102A3C">
      <w:pPr>
        <w:numPr>
          <w:ilvl w:val="0"/>
          <w:numId w:val="19"/>
        </w:numPr>
      </w:pPr>
      <w:r w:rsidRPr="00102A3C">
        <w:t>Customer lifetime value and retention impact of improved support not quantified with statistical rigor</w:t>
      </w:r>
    </w:p>
    <w:p w14:paraId="6079D4ED" w14:textId="77777777" w:rsidR="00102A3C" w:rsidRPr="00102A3C" w:rsidRDefault="00102A3C" w:rsidP="00102A3C">
      <w:r w:rsidRPr="00102A3C">
        <w:lastRenderedPageBreak/>
        <w:t>Competitive Intelligence</w:t>
      </w:r>
    </w:p>
    <w:p w14:paraId="3CEA6CF4" w14:textId="77777777" w:rsidR="00102A3C" w:rsidRPr="00102A3C" w:rsidRDefault="00102A3C" w:rsidP="00102A3C">
      <w:pPr>
        <w:numPr>
          <w:ilvl w:val="0"/>
          <w:numId w:val="20"/>
        </w:numPr>
      </w:pPr>
      <w:r w:rsidRPr="00102A3C">
        <w:t>LexisNexis, Bloomberg, Wolters Kluwer AI capabilities partially inferred from public sources; direct validation through competitive analysis recommended</w:t>
      </w:r>
    </w:p>
    <w:p w14:paraId="0862A13D" w14:textId="77777777" w:rsidR="00102A3C" w:rsidRPr="00102A3C" w:rsidRDefault="00102A3C" w:rsidP="00102A3C">
      <w:pPr>
        <w:numPr>
          <w:ilvl w:val="0"/>
          <w:numId w:val="20"/>
        </w:numPr>
      </w:pPr>
      <w:r w:rsidRPr="00102A3C">
        <w:t>Peer benchmarking on specific metrics (deflection rates, ROI achievements, adoption timelines) would strengthen business cases</w:t>
      </w:r>
    </w:p>
    <w:p w14:paraId="4AD05768" w14:textId="77777777" w:rsidR="00102A3C" w:rsidRPr="00102A3C" w:rsidRDefault="00102A3C" w:rsidP="00102A3C">
      <w:r w:rsidRPr="00102A3C">
        <w:t>Regulatory &amp; Compliance</w:t>
      </w:r>
    </w:p>
    <w:p w14:paraId="35B61E1A" w14:textId="77777777" w:rsidR="00102A3C" w:rsidRPr="00102A3C" w:rsidRDefault="00102A3C" w:rsidP="00102A3C">
      <w:pPr>
        <w:numPr>
          <w:ilvl w:val="0"/>
          <w:numId w:val="21"/>
        </w:numPr>
      </w:pPr>
      <w:r w:rsidRPr="00102A3C">
        <w:t>India market regulatory environment requires ongoing monitoring for potential future re-entry (UC-007)</w:t>
      </w:r>
    </w:p>
    <w:p w14:paraId="26ADA5D0" w14:textId="77777777" w:rsidR="00102A3C" w:rsidRPr="00102A3C" w:rsidRDefault="00102A3C" w:rsidP="00102A3C">
      <w:pPr>
        <w:numPr>
          <w:ilvl w:val="0"/>
          <w:numId w:val="21"/>
        </w:numPr>
      </w:pPr>
      <w:r w:rsidRPr="00102A3C">
        <w:t>LGPD (Brazil), GDPR (EU), CCPA (California) compliance frameworks documented at high level; detailed audit trails and data governance procedures need validation</w:t>
      </w:r>
    </w:p>
    <w:p w14:paraId="6EBED249" w14:textId="77777777" w:rsidR="00102A3C" w:rsidRPr="00102A3C" w:rsidRDefault="00102A3C" w:rsidP="00102A3C">
      <w:pPr>
        <w:numPr>
          <w:ilvl w:val="0"/>
          <w:numId w:val="21"/>
        </w:numPr>
      </w:pPr>
      <w:r w:rsidRPr="00102A3C">
        <w:t>AI ethics and responsible AI policies referenced but not detailed in use case documentation</w:t>
      </w:r>
    </w:p>
    <w:p w14:paraId="29961D6D" w14:textId="77777777" w:rsidR="00102A3C" w:rsidRPr="00102A3C" w:rsidRDefault="00102A3C" w:rsidP="00102A3C">
      <w:r w:rsidRPr="00102A3C">
        <w:t>Technology Roadmap</w:t>
      </w:r>
    </w:p>
    <w:p w14:paraId="7EF3AF71" w14:textId="77777777" w:rsidR="00102A3C" w:rsidRPr="00102A3C" w:rsidRDefault="00102A3C" w:rsidP="00102A3C">
      <w:pPr>
        <w:numPr>
          <w:ilvl w:val="0"/>
          <w:numId w:val="22"/>
        </w:numPr>
      </w:pPr>
      <w:r w:rsidRPr="00102A3C">
        <w:t>Agentforce capabilities and integration approach not yet defined; implications for existing Einstein deployments unclear</w:t>
      </w:r>
    </w:p>
    <w:p w14:paraId="659E81E0" w14:textId="77777777" w:rsidR="00102A3C" w:rsidRPr="00102A3C" w:rsidRDefault="00102A3C" w:rsidP="00102A3C">
      <w:pPr>
        <w:numPr>
          <w:ilvl w:val="0"/>
          <w:numId w:val="22"/>
        </w:numPr>
      </w:pPr>
      <w:r w:rsidRPr="00102A3C">
        <w:t>Open-source LLM strategy (UC-014) requires detailed evaluation of Llama 2/3, Mistral, and other alternatives vs. commercial APIs</w:t>
      </w:r>
    </w:p>
    <w:p w14:paraId="0CE96A16" w14:textId="77777777" w:rsidR="00102A3C" w:rsidRPr="00102A3C" w:rsidRDefault="00102A3C" w:rsidP="00102A3C">
      <w:pPr>
        <w:numPr>
          <w:ilvl w:val="0"/>
          <w:numId w:val="22"/>
        </w:numPr>
      </w:pPr>
      <w:r w:rsidRPr="00102A3C">
        <w:t>RAG architecture decisions (vector databases, embedding models, chunking strategies) need technical deep-dives for UC-021, UC-022</w:t>
      </w:r>
    </w:p>
    <w:p w14:paraId="71977D32" w14:textId="77777777" w:rsidR="00102A3C" w:rsidRPr="00102A3C" w:rsidRDefault="00102A3C" w:rsidP="00102A3C">
      <w:r w:rsidRPr="00102A3C">
        <w:t>Organizational Readiness</w:t>
      </w:r>
    </w:p>
    <w:p w14:paraId="5BAAD1A3" w14:textId="77777777" w:rsidR="00102A3C" w:rsidRPr="00102A3C" w:rsidRDefault="00102A3C" w:rsidP="00102A3C">
      <w:pPr>
        <w:numPr>
          <w:ilvl w:val="0"/>
          <w:numId w:val="23"/>
        </w:numPr>
      </w:pPr>
      <w:r w:rsidRPr="00102A3C">
        <w:t>Agent digital literacy and AI acceptance varies; resistance patterns and mitigation strategies need systematic documentation</w:t>
      </w:r>
    </w:p>
    <w:p w14:paraId="43393866" w14:textId="77777777" w:rsidR="00102A3C" w:rsidRPr="00102A3C" w:rsidRDefault="00102A3C" w:rsidP="00102A3C">
      <w:pPr>
        <w:numPr>
          <w:ilvl w:val="0"/>
          <w:numId w:val="23"/>
        </w:numPr>
      </w:pPr>
      <w:r w:rsidRPr="00102A3C">
        <w:t>Manager capability to leverage AI insights for coaching and performance management requires assessment</w:t>
      </w:r>
    </w:p>
    <w:p w14:paraId="05358743" w14:textId="77777777" w:rsidR="00102A3C" w:rsidRPr="00102A3C" w:rsidRDefault="00102A3C" w:rsidP="00102A3C">
      <w:pPr>
        <w:numPr>
          <w:ilvl w:val="0"/>
          <w:numId w:val="23"/>
        </w:numPr>
      </w:pPr>
      <w:r w:rsidRPr="00102A3C">
        <w:t>Cross-functional collaboration maturity (Support ↔ Product, Support ↔ Content, Support ↔ IT) impacts implementation success</w:t>
      </w:r>
    </w:p>
    <w:p w14:paraId="7192BF86" w14:textId="77777777" w:rsidR="00102A3C" w:rsidRPr="00102A3C" w:rsidRDefault="00102A3C" w:rsidP="00102A3C">
      <w:r w:rsidRPr="00102A3C">
        <w:pict w14:anchorId="4191E780">
          <v:rect id="_x0000_i1041" style="width:0;height:0" o:hralign="center" o:hrstd="t" o:hr="t" fillcolor="#a0a0a0" stroked="f"/>
        </w:pict>
      </w:r>
    </w:p>
    <w:p w14:paraId="25CA5BA3" w14:textId="77777777" w:rsidR="00102A3C" w:rsidRPr="00102A3C" w:rsidRDefault="00102A3C" w:rsidP="00102A3C">
      <w:r w:rsidRPr="00102A3C">
        <w:t>Document Metadata</w:t>
      </w:r>
    </w:p>
    <w:p w14:paraId="5F2A3BAD" w14:textId="77777777" w:rsidR="00102A3C" w:rsidRPr="00102A3C" w:rsidRDefault="00102A3C" w:rsidP="00102A3C">
      <w:r w:rsidRPr="00102A3C">
        <w:rPr>
          <w:b/>
          <w:bCs/>
        </w:rPr>
        <w:t>Original Source</w:t>
      </w:r>
      <w:r w:rsidRPr="00102A3C">
        <w:t>: 2b-CS&amp;S-Existing UC Enriched Cleansed.xlsx</w:t>
      </w:r>
      <w:r w:rsidRPr="00102A3C">
        <w:br/>
      </w:r>
      <w:r w:rsidRPr="00102A3C">
        <w:rPr>
          <w:b/>
          <w:bCs/>
        </w:rPr>
        <w:t>Compressed Document Version</w:t>
      </w:r>
      <w:r w:rsidRPr="00102A3C">
        <w:t>: 1.0</w:t>
      </w:r>
      <w:r w:rsidRPr="00102A3C">
        <w:br/>
      </w:r>
      <w:r w:rsidRPr="00102A3C">
        <w:rPr>
          <w:b/>
          <w:bCs/>
        </w:rPr>
        <w:lastRenderedPageBreak/>
        <w:t>Compression Ratio</w:t>
      </w:r>
      <w:r w:rsidRPr="00102A3C">
        <w:t>: ~35% of original content length</w:t>
      </w:r>
      <w:r w:rsidRPr="00102A3C">
        <w:br/>
      </w:r>
      <w:r w:rsidRPr="00102A3C">
        <w:rPr>
          <w:b/>
          <w:bCs/>
        </w:rPr>
        <w:t>Total Use Cases</w:t>
      </w:r>
      <w:r w:rsidRPr="00102A3C">
        <w:t>: 26 (25 active + 1 suspended)</w:t>
      </w:r>
      <w:r w:rsidRPr="00102A3C">
        <w:br/>
      </w:r>
      <w:r w:rsidRPr="00102A3C">
        <w:rPr>
          <w:b/>
          <w:bCs/>
        </w:rPr>
        <w:t>Functions Covered</w:t>
      </w:r>
      <w:r w:rsidRPr="00102A3C">
        <w:t>: CXDT (Customer Experience &amp; Digital Transformation), LatAm C2C CS&amp;S</w:t>
      </w:r>
      <w:r w:rsidRPr="00102A3C">
        <w:br/>
      </w:r>
      <w:r w:rsidRPr="00102A3C">
        <w:rPr>
          <w:b/>
          <w:bCs/>
        </w:rPr>
        <w:t>Date Range</w:t>
      </w:r>
      <w:r w:rsidRPr="00102A3C">
        <w:t>: Use cases spanning 2023-2026 strategic roadmap; current status as of September-October 2025</w:t>
      </w:r>
      <w:r w:rsidRPr="00102A3C">
        <w:br/>
      </w:r>
      <w:r w:rsidRPr="00102A3C">
        <w:rPr>
          <w:b/>
          <w:bCs/>
        </w:rPr>
        <w:t>Purpose</w:t>
      </w:r>
      <w:r w:rsidRPr="00102A3C">
        <w:t>: Reference document for duplicate avoidance in new AI use case generation across business functions</w:t>
      </w:r>
    </w:p>
    <w:p w14:paraId="72405647" w14:textId="77777777" w:rsidR="00102A3C" w:rsidRPr="00102A3C" w:rsidRDefault="00102A3C" w:rsidP="00102A3C">
      <w:r w:rsidRPr="00102A3C">
        <w:rPr>
          <w:b/>
          <w:bCs/>
        </w:rPr>
        <w:t>Key Contacts</w:t>
      </w:r>
      <w:r w:rsidRPr="00102A3C">
        <w:t> (inferred from document):</w:t>
      </w:r>
    </w:p>
    <w:p w14:paraId="293ADA5B" w14:textId="77777777" w:rsidR="00102A3C" w:rsidRPr="00102A3C" w:rsidRDefault="00102A3C" w:rsidP="00102A3C">
      <w:pPr>
        <w:numPr>
          <w:ilvl w:val="0"/>
          <w:numId w:val="24"/>
        </w:numPr>
      </w:pPr>
      <w:r w:rsidRPr="00102A3C">
        <w:t>VP Patrick Hurley: Specialty Support leadership</w:t>
      </w:r>
    </w:p>
    <w:p w14:paraId="51D79293" w14:textId="77777777" w:rsidR="00102A3C" w:rsidRPr="00102A3C" w:rsidRDefault="00102A3C" w:rsidP="00102A3C">
      <w:pPr>
        <w:numPr>
          <w:ilvl w:val="0"/>
          <w:numId w:val="24"/>
        </w:numPr>
      </w:pPr>
      <w:r w:rsidRPr="00102A3C">
        <w:t>Support Academy: Agent training and development</w:t>
      </w:r>
    </w:p>
    <w:p w14:paraId="561EF01C" w14:textId="77777777" w:rsidR="00102A3C" w:rsidRPr="00102A3C" w:rsidRDefault="00102A3C" w:rsidP="00102A3C">
      <w:pPr>
        <w:numPr>
          <w:ilvl w:val="0"/>
          <w:numId w:val="24"/>
        </w:numPr>
      </w:pPr>
      <w:r w:rsidRPr="00102A3C">
        <w:t>Help &amp; Support Content Team: 11 FTE managing 300,000+ content pieces</w:t>
      </w:r>
    </w:p>
    <w:p w14:paraId="7BEE52C9" w14:textId="77777777" w:rsidR="00102A3C" w:rsidRPr="00102A3C" w:rsidRDefault="00102A3C" w:rsidP="00102A3C">
      <w:pPr>
        <w:numPr>
          <w:ilvl w:val="0"/>
          <w:numId w:val="24"/>
        </w:numPr>
      </w:pPr>
      <w:r w:rsidRPr="00102A3C">
        <w:t>Data Analytics Team: WFM and performance monitoring</w:t>
      </w:r>
    </w:p>
    <w:p w14:paraId="00EAE973" w14:textId="77777777" w:rsidR="00102A3C" w:rsidRPr="00102A3C" w:rsidRDefault="00102A3C" w:rsidP="00102A3C">
      <w:pPr>
        <w:numPr>
          <w:ilvl w:val="0"/>
          <w:numId w:val="24"/>
        </w:numPr>
      </w:pPr>
      <w:r w:rsidRPr="00102A3C">
        <w:t>Open Arena Platform Team: Proprietary AI development and maintenance</w:t>
      </w:r>
    </w:p>
    <w:p w14:paraId="4F0AA124" w14:textId="77777777" w:rsidR="00102A3C" w:rsidRPr="00102A3C" w:rsidRDefault="00102A3C" w:rsidP="00102A3C">
      <w:r w:rsidRPr="00102A3C">
        <w:rPr>
          <w:b/>
          <w:bCs/>
        </w:rPr>
        <w:t>Critical Success Factors for Portfolio</w:t>
      </w:r>
      <w:r w:rsidRPr="00102A3C">
        <w:t>:</w:t>
      </w:r>
    </w:p>
    <w:p w14:paraId="65D4BD0A" w14:textId="77777777" w:rsidR="00102A3C" w:rsidRPr="00102A3C" w:rsidRDefault="00102A3C" w:rsidP="00102A3C">
      <w:pPr>
        <w:numPr>
          <w:ilvl w:val="0"/>
          <w:numId w:val="25"/>
        </w:numPr>
      </w:pPr>
      <w:r w:rsidRPr="00102A3C">
        <w:t>AEM-Salesforce integration stability and metadata quality</w:t>
      </w:r>
    </w:p>
    <w:p w14:paraId="2D652192" w14:textId="77777777" w:rsidR="00102A3C" w:rsidRPr="00102A3C" w:rsidRDefault="00102A3C" w:rsidP="00102A3C">
      <w:pPr>
        <w:numPr>
          <w:ilvl w:val="0"/>
          <w:numId w:val="25"/>
        </w:numPr>
      </w:pPr>
      <w:r w:rsidRPr="00102A3C">
        <w:t>Agent adoption and change management effectiveness (live training 4x more effective than self-directed)</w:t>
      </w:r>
    </w:p>
    <w:p w14:paraId="1BC597F6" w14:textId="77777777" w:rsidR="00102A3C" w:rsidRPr="00102A3C" w:rsidRDefault="00102A3C" w:rsidP="00102A3C">
      <w:pPr>
        <w:numPr>
          <w:ilvl w:val="0"/>
          <w:numId w:val="25"/>
        </w:numPr>
      </w:pPr>
      <w:r w:rsidRPr="00102A3C">
        <w:t>Content operations scaling to maintain knowledge base currency</w:t>
      </w:r>
    </w:p>
    <w:p w14:paraId="06637B82" w14:textId="77777777" w:rsidR="00102A3C" w:rsidRPr="00102A3C" w:rsidRDefault="00102A3C" w:rsidP="00102A3C">
      <w:pPr>
        <w:numPr>
          <w:ilvl w:val="0"/>
          <w:numId w:val="25"/>
        </w:numPr>
      </w:pPr>
      <w:r w:rsidRPr="00102A3C">
        <w:t>Multilingual accuracy (Portuguese, Spanish, English) for global operations</w:t>
      </w:r>
    </w:p>
    <w:p w14:paraId="3185D41D" w14:textId="77777777" w:rsidR="00102A3C" w:rsidRPr="00102A3C" w:rsidRDefault="00102A3C" w:rsidP="00102A3C">
      <w:pPr>
        <w:numPr>
          <w:ilvl w:val="0"/>
          <w:numId w:val="25"/>
        </w:numPr>
      </w:pPr>
      <w:r w:rsidRPr="00102A3C">
        <w:t>Regulatory compliance in evolving landscape (LGPD, GDPR, WhatsApp policies)</w:t>
      </w:r>
    </w:p>
    <w:p w14:paraId="7627249D" w14:textId="77777777" w:rsidR="00102A3C" w:rsidRPr="00102A3C" w:rsidRDefault="00102A3C" w:rsidP="00102A3C">
      <w:pPr>
        <w:numPr>
          <w:ilvl w:val="0"/>
          <w:numId w:val="25"/>
        </w:numPr>
      </w:pPr>
      <w:r w:rsidRPr="00102A3C">
        <w:t>Executive sponsorship and resource commitment for 18-24 month ROI horizons</w:t>
      </w:r>
    </w:p>
    <w:p w14:paraId="56B49132" w14:textId="77777777" w:rsidR="00102A3C" w:rsidRPr="00102A3C" w:rsidRDefault="00102A3C" w:rsidP="00102A3C">
      <w:pPr>
        <w:numPr>
          <w:ilvl w:val="0"/>
          <w:numId w:val="25"/>
        </w:numPr>
      </w:pPr>
      <w:r w:rsidRPr="00102A3C">
        <w:t>Competitive monitoring as LexisNexis, Bloomberg, Wolters Kluwer accelerate AI investments</w:t>
      </w:r>
    </w:p>
    <w:p w14:paraId="50AC50B1" w14:textId="77777777" w:rsidR="00DD5422" w:rsidRDefault="00DD5422"/>
    <w:sectPr w:rsidR="00DD5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FE3"/>
    <w:multiLevelType w:val="multilevel"/>
    <w:tmpl w:val="C8FC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192D"/>
    <w:multiLevelType w:val="multilevel"/>
    <w:tmpl w:val="FA22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B58A0"/>
    <w:multiLevelType w:val="multilevel"/>
    <w:tmpl w:val="8582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A354B"/>
    <w:multiLevelType w:val="multilevel"/>
    <w:tmpl w:val="6144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3554C"/>
    <w:multiLevelType w:val="multilevel"/>
    <w:tmpl w:val="0F6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D39E6"/>
    <w:multiLevelType w:val="multilevel"/>
    <w:tmpl w:val="CCC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31088"/>
    <w:multiLevelType w:val="multilevel"/>
    <w:tmpl w:val="DA3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B04B2"/>
    <w:multiLevelType w:val="multilevel"/>
    <w:tmpl w:val="A17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B2903"/>
    <w:multiLevelType w:val="multilevel"/>
    <w:tmpl w:val="247E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86F1E"/>
    <w:multiLevelType w:val="multilevel"/>
    <w:tmpl w:val="49B2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533AA"/>
    <w:multiLevelType w:val="multilevel"/>
    <w:tmpl w:val="A114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52584"/>
    <w:multiLevelType w:val="multilevel"/>
    <w:tmpl w:val="BF4E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60457"/>
    <w:multiLevelType w:val="multilevel"/>
    <w:tmpl w:val="546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B18B1"/>
    <w:multiLevelType w:val="multilevel"/>
    <w:tmpl w:val="02D2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42C84"/>
    <w:multiLevelType w:val="multilevel"/>
    <w:tmpl w:val="EDF0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30EED"/>
    <w:multiLevelType w:val="multilevel"/>
    <w:tmpl w:val="BD7A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21BB3"/>
    <w:multiLevelType w:val="multilevel"/>
    <w:tmpl w:val="8C5A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B20581"/>
    <w:multiLevelType w:val="multilevel"/>
    <w:tmpl w:val="9A16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67F9E"/>
    <w:multiLevelType w:val="multilevel"/>
    <w:tmpl w:val="2DC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E0C30"/>
    <w:multiLevelType w:val="multilevel"/>
    <w:tmpl w:val="6EF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026CF"/>
    <w:multiLevelType w:val="multilevel"/>
    <w:tmpl w:val="1FB0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6354B"/>
    <w:multiLevelType w:val="multilevel"/>
    <w:tmpl w:val="556E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56CF4"/>
    <w:multiLevelType w:val="multilevel"/>
    <w:tmpl w:val="2F0A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A5919"/>
    <w:multiLevelType w:val="multilevel"/>
    <w:tmpl w:val="9868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B2595"/>
    <w:multiLevelType w:val="multilevel"/>
    <w:tmpl w:val="081C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659438">
    <w:abstractNumId w:val="0"/>
  </w:num>
  <w:num w:numId="2" w16cid:durableId="1874462487">
    <w:abstractNumId w:val="21"/>
  </w:num>
  <w:num w:numId="3" w16cid:durableId="29691590">
    <w:abstractNumId w:val="9"/>
  </w:num>
  <w:num w:numId="4" w16cid:durableId="992098533">
    <w:abstractNumId w:val="13"/>
  </w:num>
  <w:num w:numId="5" w16cid:durableId="916133971">
    <w:abstractNumId w:val="22"/>
  </w:num>
  <w:num w:numId="6" w16cid:durableId="811629856">
    <w:abstractNumId w:val="19"/>
  </w:num>
  <w:num w:numId="7" w16cid:durableId="2138133441">
    <w:abstractNumId w:val="2"/>
  </w:num>
  <w:num w:numId="8" w16cid:durableId="1449012435">
    <w:abstractNumId w:val="16"/>
  </w:num>
  <w:num w:numId="9" w16cid:durableId="227426003">
    <w:abstractNumId w:val="14"/>
  </w:num>
  <w:num w:numId="10" w16cid:durableId="840193265">
    <w:abstractNumId w:val="17"/>
  </w:num>
  <w:num w:numId="11" w16cid:durableId="171455858">
    <w:abstractNumId w:val="23"/>
  </w:num>
  <w:num w:numId="12" w16cid:durableId="1936933636">
    <w:abstractNumId w:val="3"/>
  </w:num>
  <w:num w:numId="13" w16cid:durableId="1655836610">
    <w:abstractNumId w:val="6"/>
  </w:num>
  <w:num w:numId="14" w16cid:durableId="370418004">
    <w:abstractNumId w:val="11"/>
  </w:num>
  <w:num w:numId="15" w16cid:durableId="1923097221">
    <w:abstractNumId w:val="15"/>
  </w:num>
  <w:num w:numId="16" w16cid:durableId="1499269078">
    <w:abstractNumId w:val="24"/>
  </w:num>
  <w:num w:numId="17" w16cid:durableId="196357049">
    <w:abstractNumId w:val="10"/>
  </w:num>
  <w:num w:numId="18" w16cid:durableId="1933971936">
    <w:abstractNumId w:val="4"/>
  </w:num>
  <w:num w:numId="19" w16cid:durableId="1810395873">
    <w:abstractNumId w:val="20"/>
  </w:num>
  <w:num w:numId="20" w16cid:durableId="330525110">
    <w:abstractNumId w:val="18"/>
  </w:num>
  <w:num w:numId="21" w16cid:durableId="1429227641">
    <w:abstractNumId w:val="12"/>
  </w:num>
  <w:num w:numId="22" w16cid:durableId="1710573268">
    <w:abstractNumId w:val="5"/>
  </w:num>
  <w:num w:numId="23" w16cid:durableId="312224638">
    <w:abstractNumId w:val="1"/>
  </w:num>
  <w:num w:numId="24" w16cid:durableId="1430084698">
    <w:abstractNumId w:val="7"/>
  </w:num>
  <w:num w:numId="25" w16cid:durableId="17125351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64"/>
    <w:rsid w:val="00102A3C"/>
    <w:rsid w:val="00404CA1"/>
    <w:rsid w:val="006076DF"/>
    <w:rsid w:val="00657D21"/>
    <w:rsid w:val="00746FEF"/>
    <w:rsid w:val="008D339C"/>
    <w:rsid w:val="009F1264"/>
    <w:rsid w:val="00B0066E"/>
    <w:rsid w:val="00DD5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01644D-67F2-4669-8A31-D30E22EF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264"/>
    <w:rPr>
      <w:rFonts w:eastAsiaTheme="majorEastAsia" w:cstheme="majorBidi"/>
      <w:color w:val="272727" w:themeColor="text1" w:themeTint="D8"/>
    </w:rPr>
  </w:style>
  <w:style w:type="paragraph" w:styleId="Title">
    <w:name w:val="Title"/>
    <w:basedOn w:val="Normal"/>
    <w:next w:val="Normal"/>
    <w:link w:val="TitleChar"/>
    <w:uiPriority w:val="10"/>
    <w:qFormat/>
    <w:rsid w:val="009F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264"/>
    <w:pPr>
      <w:spacing w:before="160"/>
      <w:jc w:val="center"/>
    </w:pPr>
    <w:rPr>
      <w:i/>
      <w:iCs/>
      <w:color w:val="404040" w:themeColor="text1" w:themeTint="BF"/>
    </w:rPr>
  </w:style>
  <w:style w:type="character" w:customStyle="1" w:styleId="QuoteChar">
    <w:name w:val="Quote Char"/>
    <w:basedOn w:val="DefaultParagraphFont"/>
    <w:link w:val="Quote"/>
    <w:uiPriority w:val="29"/>
    <w:rsid w:val="009F1264"/>
    <w:rPr>
      <w:i/>
      <w:iCs/>
      <w:color w:val="404040" w:themeColor="text1" w:themeTint="BF"/>
    </w:rPr>
  </w:style>
  <w:style w:type="paragraph" w:styleId="ListParagraph">
    <w:name w:val="List Paragraph"/>
    <w:basedOn w:val="Normal"/>
    <w:uiPriority w:val="34"/>
    <w:qFormat/>
    <w:rsid w:val="009F1264"/>
    <w:pPr>
      <w:ind w:left="720"/>
      <w:contextualSpacing/>
    </w:pPr>
  </w:style>
  <w:style w:type="character" w:styleId="IntenseEmphasis">
    <w:name w:val="Intense Emphasis"/>
    <w:basedOn w:val="DefaultParagraphFont"/>
    <w:uiPriority w:val="21"/>
    <w:qFormat/>
    <w:rsid w:val="009F1264"/>
    <w:rPr>
      <w:i/>
      <w:iCs/>
      <w:color w:val="0F4761" w:themeColor="accent1" w:themeShade="BF"/>
    </w:rPr>
  </w:style>
  <w:style w:type="paragraph" w:styleId="IntenseQuote">
    <w:name w:val="Intense Quote"/>
    <w:basedOn w:val="Normal"/>
    <w:next w:val="Normal"/>
    <w:link w:val="IntenseQuoteChar"/>
    <w:uiPriority w:val="30"/>
    <w:qFormat/>
    <w:rsid w:val="009F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264"/>
    <w:rPr>
      <w:i/>
      <w:iCs/>
      <w:color w:val="0F4761" w:themeColor="accent1" w:themeShade="BF"/>
    </w:rPr>
  </w:style>
  <w:style w:type="character" w:styleId="IntenseReference">
    <w:name w:val="Intense Reference"/>
    <w:basedOn w:val="DefaultParagraphFont"/>
    <w:uiPriority w:val="32"/>
    <w:qFormat/>
    <w:rsid w:val="009F1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258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5" ma:contentTypeDescription="Create a new document." ma:contentTypeScope="" ma:versionID="6b1820531c7778f7b78777294035cd7f">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1e197ead5cc51934a60cf095ac353136"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04ad59-e963-4310-8574-13f5eb50b5f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F7DCFBB-5E15-4E69-ACE9-EED02F2B80E9}"/>
</file>

<file path=customXml/itemProps2.xml><?xml version="1.0" encoding="utf-8"?>
<ds:datastoreItem xmlns:ds="http://schemas.openxmlformats.org/officeDocument/2006/customXml" ds:itemID="{3BE6A7E4-0025-42E9-B686-51382C1E93CA}"/>
</file>

<file path=customXml/itemProps3.xml><?xml version="1.0" encoding="utf-8"?>
<ds:datastoreItem xmlns:ds="http://schemas.openxmlformats.org/officeDocument/2006/customXml" ds:itemID="{7C5EC2E0-96A1-47F7-ACA0-9574DD5A8BF1}"/>
</file>

<file path=docProps/app.xml><?xml version="1.0" encoding="utf-8"?>
<Properties xmlns="http://schemas.openxmlformats.org/officeDocument/2006/extended-properties" xmlns:vt="http://schemas.openxmlformats.org/officeDocument/2006/docPropsVTypes">
  <Template>Normal.dotm</Template>
  <TotalTime>1</TotalTime>
  <Pages>36</Pages>
  <Words>9103</Words>
  <Characters>63603</Characters>
  <Application>Microsoft Office Word</Application>
  <DocSecurity>0</DocSecurity>
  <Lines>1774</Lines>
  <Paragraphs>451</Paragraphs>
  <ScaleCrop>false</ScaleCrop>
  <Company/>
  <LinksUpToDate>false</LinksUpToDate>
  <CharactersWithSpaces>72329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Cynthia (TR Technology)</dc:creator>
  <cp:keywords/>
  <dc:description/>
  <cp:lastModifiedBy>Banerjee, Cynthia (TR Technology)</cp:lastModifiedBy>
  <cp:revision>5</cp:revision>
  <dcterms:created xsi:type="dcterms:W3CDTF">2025-10-29T14:13:00Z</dcterms:created>
  <dcterms:modified xsi:type="dcterms:W3CDTF">2025-10-29T14:14:00Z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ies>
</file>